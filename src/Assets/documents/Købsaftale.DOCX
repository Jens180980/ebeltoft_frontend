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B08CE" w14:textId="77777777" w:rsidR="00081EDC" w:rsidRDefault="006D1E42" w:rsidP="000F2C4E">
      <w:r>
        <w:rPr>
          <w:b/>
          <w:sz w:val="22"/>
          <w:szCs w:val="52"/>
        </w:rPr>
        <w:fldChar w:fldCharType="begin"/>
      </w:r>
      <w:r>
        <w:instrText xml:space="preserve"> INCLUDETEXT "F:\\UNIK\\ADVOSYS\\SKABELON\\BREVHOVEDER\\DOKHOVE.DOCX"          </w:instrText>
      </w:r>
      <w:r>
        <w:rPr>
          <w:b/>
          <w:sz w:val="22"/>
          <w:szCs w:val="52"/>
        </w:rPr>
        <w:fldChar w:fldCharType="separate"/>
      </w:r>
    </w:p>
    <w:p w14:paraId="750ECF61" w14:textId="77777777" w:rsidR="000024F0" w:rsidRDefault="000024F0" w:rsidP="000024F0">
      <w:pPr>
        <w:pStyle w:val="Dokbund"/>
        <w:framePr w:wrap="around"/>
        <w:rPr>
          <w:noProof w:val="0"/>
        </w:rPr>
      </w:pPr>
      <w:r w:rsidRPr="0001785B">
        <w:rPr>
          <w:b/>
          <w:bCs/>
          <w:noProof w:val="0"/>
        </w:rPr>
        <w:t>DAHL Advokatpartnerselskab</w:t>
      </w:r>
      <w:r w:rsidRPr="008F3E6A">
        <w:rPr>
          <w:b/>
          <w:bCs/>
          <w:noProof w:val="0"/>
        </w:rPr>
        <w:t xml:space="preserve"> | www.dahllaw.dk | CVR </w:t>
      </w:r>
      <w:r w:rsidRPr="0001785B">
        <w:rPr>
          <w:b/>
          <w:bCs/>
          <w:noProof w:val="0"/>
        </w:rPr>
        <w:t>37310085</w:t>
      </w:r>
    </w:p>
    <w:p w14:paraId="04E40E3A" w14:textId="2F304C8E" w:rsidR="00081EDC" w:rsidRDefault="00526AC4" w:rsidP="00ED394B">
      <w:pPr>
        <w:pStyle w:val="Doktop"/>
        <w:framePr w:wrap="around" w:hAnchor="page" w:x="8791"/>
      </w:pPr>
      <w:r>
        <w:t>12</w:t>
      </w:r>
      <w:r w:rsidR="00182DB9">
        <w:t xml:space="preserve">. </w:t>
      </w:r>
      <w:r>
        <w:t xml:space="preserve">september </w:t>
      </w:r>
      <w:r w:rsidR="00182DB9">
        <w:t>2022</w:t>
      </w:r>
    </w:p>
    <w:p w14:paraId="3C028BEE" w14:textId="040F849C" w:rsidR="00081EDC" w:rsidRPr="005C7658" w:rsidRDefault="00D05171" w:rsidP="00ED394B">
      <w:pPr>
        <w:pStyle w:val="Doktop"/>
        <w:framePr w:wrap="around" w:hAnchor="page" w:x="8791"/>
      </w:pPr>
      <w:r>
        <w:fldChar w:fldCharType="begin"/>
      </w:r>
      <w:r>
        <w:instrText xml:space="preserve"> MERGEFIELD Sagsnr </w:instrText>
      </w:r>
      <w:r>
        <w:fldChar w:fldCharType="separate"/>
      </w:r>
      <w:r w:rsidR="00F8458E">
        <w:rPr>
          <w:noProof/>
        </w:rPr>
        <w:t>181062</w:t>
      </w:r>
      <w:r>
        <w:rPr>
          <w:noProof/>
        </w:rPr>
        <w:fldChar w:fldCharType="end"/>
      </w:r>
    </w:p>
    <w:p w14:paraId="48BF0087" w14:textId="77777777" w:rsidR="00081EDC" w:rsidRPr="00785C52" w:rsidRDefault="00081EDC" w:rsidP="001D00CE">
      <w:pPr>
        <w:pStyle w:val="Logo2020"/>
        <w:framePr w:wrap="around"/>
      </w:pPr>
      <w:r>
        <w:rPr>
          <w:noProof/>
        </w:rPr>
        <w:drawing>
          <wp:inline distT="0" distB="0" distL="0" distR="0" wp14:anchorId="6E4FD64D" wp14:editId="07DD452E">
            <wp:extent cx="1605915" cy="407035"/>
            <wp:effectExtent l="0" t="0" r="0" b="0"/>
            <wp:docPr id="3" name="DAHLlogo uden streg og advokatfirma aug 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HLlogo uden streg og advokatfirma aug 2020.jpg"/>
                    <pic:cNvPicPr/>
                  </pic:nvPicPr>
                  <pic:blipFill>
                    <a:blip r:embed="rId7" r:link="rId8" cstate="print">
                      <a:extLst>
                        <a:ext uri="{28A0092B-C50C-407E-A947-70E740481C1C}">
                          <a14:useLocalDpi xmlns:a14="http://schemas.microsoft.com/office/drawing/2010/main" val="0"/>
                        </a:ext>
                      </a:extLst>
                    </a:blip>
                    <a:stretch>
                      <a:fillRect/>
                    </a:stretch>
                  </pic:blipFill>
                  <pic:spPr>
                    <a:xfrm>
                      <a:off x="0" y="0"/>
                      <a:ext cx="1605915" cy="407035"/>
                    </a:xfrm>
                    <a:prstGeom prst="rect">
                      <a:avLst/>
                    </a:prstGeom>
                  </pic:spPr>
                </pic:pic>
              </a:graphicData>
            </a:graphic>
          </wp:inline>
        </w:drawing>
      </w:r>
    </w:p>
    <w:p w14:paraId="1E87DBE1" w14:textId="4A5ECF4D" w:rsidR="006D1E42" w:rsidRDefault="006D1E42" w:rsidP="006D1E42">
      <w:r>
        <w:fldChar w:fldCharType="end"/>
      </w:r>
    </w:p>
    <w:p w14:paraId="3C6FF148" w14:textId="77777777" w:rsidR="000F2C4E" w:rsidRDefault="000F2C4E" w:rsidP="000F2C4E">
      <w:pPr>
        <w:pStyle w:val="Titel"/>
      </w:pPr>
      <w:r>
        <w:t>købsaftale</w:t>
      </w:r>
    </w:p>
    <w:p w14:paraId="2D881EB7" w14:textId="77777777" w:rsidR="000F2C4E" w:rsidRDefault="000F2C4E" w:rsidP="000F2C4E">
      <w:r>
        <w:t xml:space="preserve">[Dette er ikke en standardkøbsaftale] </w:t>
      </w:r>
    </w:p>
    <w:p w14:paraId="5A0F17DD" w14:textId="77777777" w:rsidR="000F2C4E" w:rsidRDefault="000F2C4E" w:rsidP="000F2C4E"/>
    <w:p w14:paraId="10135AC5" w14:textId="77777777" w:rsidR="000F2C4E" w:rsidRDefault="000F2C4E" w:rsidP="000F2C4E"/>
    <w:p w14:paraId="518DF71B" w14:textId="520373D3" w:rsidR="000F2C4E" w:rsidRDefault="000F2C4E" w:rsidP="000F2C4E">
      <w:r>
        <w:t xml:space="preserve">Ejerlejlighed nr. </w:t>
      </w:r>
      <w:r>
        <w:rPr>
          <w:lang w:val="en-US"/>
        </w:rPr>
        <w:fldChar w:fldCharType="begin">
          <w:ffData>
            <w:name w:val="Tekst149"/>
            <w:enabled/>
            <w:calcOnExit w:val="0"/>
            <w:textInput>
              <w:default w:val="[indsæt]"/>
            </w:textInput>
          </w:ffData>
        </w:fldChar>
      </w:r>
      <w:r>
        <w:instrText xml:space="preserve"> FORMTEXT </w:instrText>
      </w:r>
      <w:r>
        <w:rPr>
          <w:lang w:val="en-US"/>
        </w:rPr>
      </w:r>
      <w:r>
        <w:rPr>
          <w:lang w:val="en-US"/>
        </w:rPr>
        <w:fldChar w:fldCharType="separate"/>
      </w:r>
      <w:r>
        <w:rPr>
          <w:noProof/>
        </w:rPr>
        <w:t>[indsæt]</w:t>
      </w:r>
      <w:r>
        <w:rPr>
          <w:lang w:val="en-US"/>
        </w:rPr>
        <w:fldChar w:fldCharType="end"/>
      </w:r>
      <w:r>
        <w:t xml:space="preserve"> </w:t>
      </w:r>
      <w:r w:rsidRPr="009A3914">
        <w:t xml:space="preserve">af </w:t>
      </w:r>
      <w:r w:rsidR="003976AB" w:rsidRPr="00123F9D">
        <w:t>matr.nr. 195c Ebeltoft Bygrunde</w:t>
      </w:r>
    </w:p>
    <w:p w14:paraId="4E4DA1D9" w14:textId="77777777" w:rsidR="000F2C4E" w:rsidRDefault="000F2C4E" w:rsidP="000F2C4E"/>
    <w:p w14:paraId="1346CFE9" w14:textId="77777777" w:rsidR="000F2C4E" w:rsidRDefault="000F2C4E" w:rsidP="000F2C4E"/>
    <w:p w14:paraId="1EA2DB76" w14:textId="77777777" w:rsidR="000F2C4E" w:rsidRPr="00600C99" w:rsidRDefault="000F2C4E" w:rsidP="000F2C4E">
      <w:pPr>
        <w:rPr>
          <w:b/>
          <w:bCs/>
        </w:rPr>
      </w:pPr>
      <w:r w:rsidRPr="00600C99">
        <w:rPr>
          <w:b/>
          <w:bCs/>
        </w:rPr>
        <w:t>Kontaktoplysninger:</w:t>
      </w:r>
    </w:p>
    <w:tbl>
      <w:tblPr>
        <w:tblStyle w:val="Tabel-Gitter"/>
        <w:tblW w:w="8880" w:type="dxa"/>
        <w:tblInd w:w="-5" w:type="dxa"/>
        <w:tblLayout w:type="fixed"/>
        <w:tblLook w:val="04A0" w:firstRow="1" w:lastRow="0" w:firstColumn="1" w:lastColumn="0" w:noHBand="0" w:noVBand="1"/>
      </w:tblPr>
      <w:tblGrid>
        <w:gridCol w:w="2270"/>
        <w:gridCol w:w="6610"/>
      </w:tblGrid>
      <w:tr w:rsidR="000F2C4E" w14:paraId="2674BF9E" w14:textId="77777777" w:rsidTr="00505EE7">
        <w:tc>
          <w:tcPr>
            <w:tcW w:w="2270" w:type="dxa"/>
            <w:tcBorders>
              <w:top w:val="single" w:sz="4" w:space="0" w:color="auto"/>
              <w:left w:val="single" w:sz="4" w:space="0" w:color="auto"/>
              <w:bottom w:val="single" w:sz="4" w:space="0" w:color="auto"/>
              <w:right w:val="single" w:sz="4" w:space="0" w:color="auto"/>
            </w:tcBorders>
          </w:tcPr>
          <w:p w14:paraId="68CA1216" w14:textId="77777777" w:rsidR="000F2C4E" w:rsidRDefault="000F2C4E" w:rsidP="00505EE7">
            <w:pPr>
              <w:pStyle w:val="Rubrik-Parterne"/>
              <w:framePr w:w="0" w:wrap="auto" w:vAnchor="margin" w:hAnchor="text" w:yAlign="inline"/>
              <w:jc w:val="left"/>
              <w:rPr>
                <w:b/>
              </w:rPr>
            </w:pPr>
            <w:r>
              <w:rPr>
                <w:b/>
              </w:rPr>
              <w:t>Køber(</w:t>
            </w:r>
            <w:proofErr w:type="spellStart"/>
            <w:r>
              <w:rPr>
                <w:b/>
              </w:rPr>
              <w:t>ne</w:t>
            </w:r>
            <w:proofErr w:type="spellEnd"/>
            <w:r>
              <w:rPr>
                <w:b/>
              </w:rPr>
              <w:t>):</w:t>
            </w:r>
          </w:p>
        </w:tc>
        <w:tc>
          <w:tcPr>
            <w:tcW w:w="6610" w:type="dxa"/>
            <w:tcBorders>
              <w:top w:val="single" w:sz="4" w:space="0" w:color="auto"/>
              <w:left w:val="single" w:sz="4" w:space="0" w:color="auto"/>
              <w:bottom w:val="single" w:sz="4" w:space="0" w:color="auto"/>
              <w:right w:val="single" w:sz="4" w:space="0" w:color="auto"/>
            </w:tcBorders>
            <w:hideMark/>
          </w:tcPr>
          <w:p w14:paraId="2B24B620" w14:textId="77777777" w:rsidR="000F2C4E" w:rsidRPr="007C4BE1" w:rsidRDefault="000F2C4E" w:rsidP="00505EE7">
            <w:pPr>
              <w:pStyle w:val="Rubrik-Parterne"/>
              <w:framePr w:w="0" w:wrap="auto" w:vAnchor="margin" w:hAnchor="text" w:yAlign="inline"/>
            </w:pPr>
            <w:r>
              <w:rPr>
                <w:lang w:val="en-US"/>
              </w:rPr>
              <w:fldChar w:fldCharType="begin">
                <w:ffData>
                  <w:name w:val="Tekst149"/>
                  <w:enabled/>
                  <w:calcOnExit w:val="0"/>
                  <w:textInput>
                    <w:default w:val="[navn]"/>
                  </w:textInput>
                </w:ffData>
              </w:fldChar>
            </w:r>
            <w:bookmarkStart w:id="0" w:name="Tekst149"/>
            <w:r w:rsidRPr="007C4BE1">
              <w:instrText xml:space="preserve"> FORMTEXT </w:instrText>
            </w:r>
            <w:r>
              <w:rPr>
                <w:lang w:val="en-US"/>
              </w:rPr>
            </w:r>
            <w:r>
              <w:rPr>
                <w:lang w:val="en-US"/>
              </w:rPr>
              <w:fldChar w:fldCharType="separate"/>
            </w:r>
            <w:r w:rsidRPr="007C4BE1">
              <w:rPr>
                <w:noProof/>
              </w:rPr>
              <w:t>[navn]</w:t>
            </w:r>
            <w:r>
              <w:rPr>
                <w:lang w:val="en-US"/>
              </w:rPr>
              <w:fldChar w:fldCharType="end"/>
            </w:r>
            <w:bookmarkEnd w:id="0"/>
          </w:p>
          <w:p w14:paraId="3A6BC530" w14:textId="77777777" w:rsidR="000F2C4E" w:rsidRPr="007C4BE1" w:rsidRDefault="000F2C4E" w:rsidP="00505EE7">
            <w:pPr>
              <w:pStyle w:val="Rubrik-Parterne"/>
              <w:framePr w:w="0" w:wrap="auto" w:vAnchor="margin" w:hAnchor="text" w:yAlign="inline"/>
            </w:pPr>
            <w:r>
              <w:rPr>
                <w:lang w:val="en-US"/>
              </w:rPr>
              <w:fldChar w:fldCharType="begin">
                <w:ffData>
                  <w:name w:val=""/>
                  <w:enabled/>
                  <w:calcOnExit w:val="0"/>
                  <w:textInput>
                    <w:default w:val="[adresse]"/>
                  </w:textInput>
                </w:ffData>
              </w:fldChar>
            </w:r>
            <w:r w:rsidRPr="007C4BE1">
              <w:instrText xml:space="preserve"> FORMTEXT </w:instrText>
            </w:r>
            <w:r>
              <w:rPr>
                <w:lang w:val="en-US"/>
              </w:rPr>
            </w:r>
            <w:r>
              <w:rPr>
                <w:lang w:val="en-US"/>
              </w:rPr>
              <w:fldChar w:fldCharType="separate"/>
            </w:r>
            <w:r w:rsidRPr="007C4BE1">
              <w:rPr>
                <w:noProof/>
              </w:rPr>
              <w:t>[adresse]</w:t>
            </w:r>
            <w:r>
              <w:rPr>
                <w:lang w:val="en-US"/>
              </w:rPr>
              <w:fldChar w:fldCharType="end"/>
            </w:r>
          </w:p>
          <w:p w14:paraId="53789AED" w14:textId="77777777" w:rsidR="000F2C4E" w:rsidRPr="007C4BE1" w:rsidRDefault="000F2C4E" w:rsidP="00505EE7">
            <w:pPr>
              <w:pStyle w:val="Rubrik-Parterne"/>
              <w:framePr w:w="0" w:wrap="auto" w:vAnchor="margin" w:hAnchor="text" w:yAlign="inline"/>
            </w:pPr>
            <w:r>
              <w:rPr>
                <w:lang w:val="en-US"/>
              </w:rPr>
              <w:fldChar w:fldCharType="begin">
                <w:ffData>
                  <w:name w:val=""/>
                  <w:enabled/>
                  <w:calcOnExit w:val="0"/>
                  <w:textInput>
                    <w:default w:val="[postnummer og by]"/>
                  </w:textInput>
                </w:ffData>
              </w:fldChar>
            </w:r>
            <w:r w:rsidRPr="007C4BE1">
              <w:instrText xml:space="preserve"> FORMTEXT </w:instrText>
            </w:r>
            <w:r>
              <w:rPr>
                <w:lang w:val="en-US"/>
              </w:rPr>
            </w:r>
            <w:r>
              <w:rPr>
                <w:lang w:val="en-US"/>
              </w:rPr>
              <w:fldChar w:fldCharType="separate"/>
            </w:r>
            <w:r w:rsidRPr="007C4BE1">
              <w:rPr>
                <w:noProof/>
              </w:rPr>
              <w:t>[postnummer og by]</w:t>
            </w:r>
            <w:r>
              <w:rPr>
                <w:lang w:val="en-US"/>
              </w:rPr>
              <w:fldChar w:fldCharType="end"/>
            </w:r>
          </w:p>
          <w:p w14:paraId="54DC63CB" w14:textId="77777777" w:rsidR="000F2C4E" w:rsidRPr="007C4BE1" w:rsidRDefault="000F2C4E" w:rsidP="00505EE7">
            <w:pPr>
              <w:pStyle w:val="Rubrik-Parterne"/>
              <w:framePr w:w="0" w:wrap="auto" w:vAnchor="margin" w:hAnchor="text" w:yAlign="inline"/>
            </w:pPr>
            <w:r>
              <w:rPr>
                <w:lang w:val="en-US"/>
              </w:rPr>
              <w:fldChar w:fldCharType="begin">
                <w:ffData>
                  <w:name w:val=""/>
                  <w:enabled/>
                  <w:calcOnExit w:val="0"/>
                  <w:textInput>
                    <w:default w:val="[tlf.]"/>
                  </w:textInput>
                </w:ffData>
              </w:fldChar>
            </w:r>
            <w:r w:rsidRPr="007C4BE1">
              <w:instrText xml:space="preserve"> FORMTEXT </w:instrText>
            </w:r>
            <w:r>
              <w:rPr>
                <w:lang w:val="en-US"/>
              </w:rPr>
            </w:r>
            <w:r>
              <w:rPr>
                <w:lang w:val="en-US"/>
              </w:rPr>
              <w:fldChar w:fldCharType="separate"/>
            </w:r>
            <w:r w:rsidRPr="007C4BE1">
              <w:rPr>
                <w:noProof/>
              </w:rPr>
              <w:t>[tlf.]</w:t>
            </w:r>
            <w:r>
              <w:rPr>
                <w:lang w:val="en-US"/>
              </w:rPr>
              <w:fldChar w:fldCharType="end"/>
            </w:r>
            <w:r>
              <w:t xml:space="preserve"> - </w:t>
            </w:r>
            <w:r>
              <w:rPr>
                <w:lang w:val="en-US"/>
              </w:rPr>
              <w:fldChar w:fldCharType="begin">
                <w:ffData>
                  <w:name w:val=""/>
                  <w:enabled/>
                  <w:calcOnExit w:val="0"/>
                  <w:textInput>
                    <w:default w:val="[e-mail]"/>
                  </w:textInput>
                </w:ffData>
              </w:fldChar>
            </w:r>
            <w:r w:rsidRPr="007C4BE1">
              <w:instrText xml:space="preserve"> FORMTEXT </w:instrText>
            </w:r>
            <w:r>
              <w:rPr>
                <w:lang w:val="en-US"/>
              </w:rPr>
            </w:r>
            <w:r>
              <w:rPr>
                <w:lang w:val="en-US"/>
              </w:rPr>
              <w:fldChar w:fldCharType="separate"/>
            </w:r>
            <w:r w:rsidRPr="007C4BE1">
              <w:rPr>
                <w:noProof/>
              </w:rPr>
              <w:t>[e-mail]</w:t>
            </w:r>
            <w:r>
              <w:rPr>
                <w:lang w:val="en-US"/>
              </w:rPr>
              <w:fldChar w:fldCharType="end"/>
            </w:r>
          </w:p>
          <w:p w14:paraId="25ED3997" w14:textId="77777777" w:rsidR="000F2C4E" w:rsidRPr="007C4BE1" w:rsidRDefault="000F2C4E" w:rsidP="00505EE7">
            <w:pPr>
              <w:pStyle w:val="Rubrik-Parterne"/>
              <w:framePr w:w="0" w:wrap="auto" w:vAnchor="margin" w:hAnchor="text" w:yAlign="inline"/>
            </w:pPr>
          </w:p>
          <w:p w14:paraId="18C71D57" w14:textId="77777777" w:rsidR="000F2C4E" w:rsidRPr="00F7346E" w:rsidRDefault="000F2C4E" w:rsidP="00505EE7">
            <w:pPr>
              <w:pStyle w:val="Rubrik-Parterne"/>
              <w:framePr w:w="0" w:wrap="auto" w:vAnchor="margin" w:hAnchor="text" w:yAlign="inline"/>
            </w:pPr>
            <w:r>
              <w:rPr>
                <w:lang w:val="en-US"/>
              </w:rPr>
              <w:fldChar w:fldCharType="begin">
                <w:ffData>
                  <w:name w:val="Tekst149"/>
                  <w:enabled/>
                  <w:calcOnExit w:val="0"/>
                  <w:textInput>
                    <w:default w:val="[navn]"/>
                  </w:textInput>
                </w:ffData>
              </w:fldChar>
            </w:r>
            <w:r w:rsidRPr="00F7346E">
              <w:instrText xml:space="preserve"> FORMTEXT </w:instrText>
            </w:r>
            <w:r>
              <w:rPr>
                <w:lang w:val="en-US"/>
              </w:rPr>
            </w:r>
            <w:r>
              <w:rPr>
                <w:lang w:val="en-US"/>
              </w:rPr>
              <w:fldChar w:fldCharType="separate"/>
            </w:r>
            <w:r w:rsidRPr="00F7346E">
              <w:rPr>
                <w:noProof/>
              </w:rPr>
              <w:t>[navn]</w:t>
            </w:r>
            <w:r>
              <w:rPr>
                <w:lang w:val="en-US"/>
              </w:rPr>
              <w:fldChar w:fldCharType="end"/>
            </w:r>
          </w:p>
          <w:p w14:paraId="29BD5106" w14:textId="77777777" w:rsidR="000F2C4E" w:rsidRPr="00F7346E" w:rsidRDefault="000F2C4E" w:rsidP="00505EE7">
            <w:pPr>
              <w:pStyle w:val="Rubrik-Parterne"/>
              <w:framePr w:w="0" w:wrap="auto" w:vAnchor="margin" w:hAnchor="text" w:yAlign="inline"/>
            </w:pPr>
            <w:r>
              <w:rPr>
                <w:lang w:val="en-US"/>
              </w:rPr>
              <w:fldChar w:fldCharType="begin">
                <w:ffData>
                  <w:name w:val=""/>
                  <w:enabled/>
                  <w:calcOnExit w:val="0"/>
                  <w:textInput>
                    <w:default w:val="[adresse]"/>
                  </w:textInput>
                </w:ffData>
              </w:fldChar>
            </w:r>
            <w:r w:rsidRPr="00F7346E">
              <w:instrText xml:space="preserve"> FORMTEXT </w:instrText>
            </w:r>
            <w:r>
              <w:rPr>
                <w:lang w:val="en-US"/>
              </w:rPr>
            </w:r>
            <w:r>
              <w:rPr>
                <w:lang w:val="en-US"/>
              </w:rPr>
              <w:fldChar w:fldCharType="separate"/>
            </w:r>
            <w:r w:rsidRPr="00F7346E">
              <w:rPr>
                <w:noProof/>
              </w:rPr>
              <w:t>[adresse]</w:t>
            </w:r>
            <w:r>
              <w:rPr>
                <w:lang w:val="en-US"/>
              </w:rPr>
              <w:fldChar w:fldCharType="end"/>
            </w:r>
          </w:p>
          <w:p w14:paraId="5EDA126B" w14:textId="77777777" w:rsidR="000F2C4E" w:rsidRPr="00F7346E" w:rsidRDefault="000F2C4E" w:rsidP="00505EE7">
            <w:pPr>
              <w:pStyle w:val="Rubrik-Parterne"/>
              <w:framePr w:w="0" w:wrap="auto" w:vAnchor="margin" w:hAnchor="text" w:yAlign="inline"/>
            </w:pPr>
            <w:r>
              <w:rPr>
                <w:lang w:val="en-US"/>
              </w:rPr>
              <w:fldChar w:fldCharType="begin">
                <w:ffData>
                  <w:name w:val=""/>
                  <w:enabled/>
                  <w:calcOnExit w:val="0"/>
                  <w:textInput>
                    <w:default w:val="[postnummer og by]"/>
                  </w:textInput>
                </w:ffData>
              </w:fldChar>
            </w:r>
            <w:r w:rsidRPr="00F7346E">
              <w:instrText xml:space="preserve"> FORMTEXT </w:instrText>
            </w:r>
            <w:r>
              <w:rPr>
                <w:lang w:val="en-US"/>
              </w:rPr>
            </w:r>
            <w:r>
              <w:rPr>
                <w:lang w:val="en-US"/>
              </w:rPr>
              <w:fldChar w:fldCharType="separate"/>
            </w:r>
            <w:r w:rsidRPr="00F7346E">
              <w:rPr>
                <w:noProof/>
              </w:rPr>
              <w:t>[postnummer og by]</w:t>
            </w:r>
            <w:r>
              <w:rPr>
                <w:lang w:val="en-US"/>
              </w:rPr>
              <w:fldChar w:fldCharType="end"/>
            </w:r>
          </w:p>
          <w:p w14:paraId="6F017865" w14:textId="77777777" w:rsidR="000F2C4E" w:rsidRPr="00CB6C3B" w:rsidRDefault="000F2C4E" w:rsidP="00505EE7">
            <w:pPr>
              <w:pStyle w:val="Rubrik-Parterne"/>
              <w:framePr w:w="0" w:wrap="auto" w:vAnchor="margin" w:hAnchor="text" w:yAlign="inline"/>
              <w:rPr>
                <w:lang w:val="en-US"/>
              </w:rPr>
            </w:pPr>
            <w:r>
              <w:rPr>
                <w:lang w:val="en-US"/>
              </w:rPr>
              <w:fldChar w:fldCharType="begin">
                <w:ffData>
                  <w:name w:val=""/>
                  <w:enabled/>
                  <w:calcOnExit w:val="0"/>
                  <w:textInput>
                    <w:default w:val="[tlf.]"/>
                  </w:textInput>
                </w:ffData>
              </w:fldChar>
            </w:r>
            <w:r>
              <w:rPr>
                <w:lang w:val="en-US"/>
              </w:rPr>
              <w:instrText xml:space="preserve"> FORMTEXT </w:instrText>
            </w:r>
            <w:r>
              <w:rPr>
                <w:lang w:val="en-US"/>
              </w:rPr>
            </w:r>
            <w:r>
              <w:rPr>
                <w:lang w:val="en-US"/>
              </w:rPr>
              <w:fldChar w:fldCharType="separate"/>
            </w:r>
            <w:r>
              <w:rPr>
                <w:noProof/>
                <w:lang w:val="en-US"/>
              </w:rPr>
              <w:t>[tlf.]</w:t>
            </w:r>
            <w:r>
              <w:rPr>
                <w:lang w:val="en-US"/>
              </w:rPr>
              <w:fldChar w:fldCharType="end"/>
            </w:r>
            <w:r>
              <w:rPr>
                <w:lang w:val="en-US"/>
              </w:rPr>
              <w:t xml:space="preserve"> - </w:t>
            </w:r>
            <w:r>
              <w:rPr>
                <w:lang w:val="en-US"/>
              </w:rPr>
              <w:fldChar w:fldCharType="begin">
                <w:ffData>
                  <w:name w:val=""/>
                  <w:enabled/>
                  <w:calcOnExit w:val="0"/>
                  <w:textInput>
                    <w:default w:val="[e-mail]"/>
                  </w:textInput>
                </w:ffData>
              </w:fldChar>
            </w:r>
            <w:r>
              <w:rPr>
                <w:lang w:val="en-US"/>
              </w:rPr>
              <w:instrText xml:space="preserve"> FORMTEXT </w:instrText>
            </w:r>
            <w:r>
              <w:rPr>
                <w:lang w:val="en-US"/>
              </w:rPr>
            </w:r>
            <w:r>
              <w:rPr>
                <w:lang w:val="en-US"/>
              </w:rPr>
              <w:fldChar w:fldCharType="separate"/>
            </w:r>
            <w:r>
              <w:rPr>
                <w:noProof/>
                <w:lang w:val="en-US"/>
              </w:rPr>
              <w:t>[e-mail]</w:t>
            </w:r>
            <w:r>
              <w:rPr>
                <w:lang w:val="en-US"/>
              </w:rPr>
              <w:fldChar w:fldCharType="end"/>
            </w:r>
          </w:p>
        </w:tc>
      </w:tr>
      <w:tr w:rsidR="000F2C4E" w14:paraId="34F4283A" w14:textId="77777777" w:rsidTr="00505EE7">
        <w:tc>
          <w:tcPr>
            <w:tcW w:w="2270" w:type="dxa"/>
            <w:tcBorders>
              <w:top w:val="single" w:sz="4" w:space="0" w:color="auto"/>
              <w:left w:val="single" w:sz="4" w:space="0" w:color="auto"/>
              <w:bottom w:val="single" w:sz="4" w:space="0" w:color="auto"/>
              <w:right w:val="single" w:sz="4" w:space="0" w:color="auto"/>
            </w:tcBorders>
          </w:tcPr>
          <w:p w14:paraId="67E7CCDD" w14:textId="77777777" w:rsidR="000F2C4E" w:rsidRDefault="000F2C4E" w:rsidP="00505EE7">
            <w:pPr>
              <w:pStyle w:val="Rubrik-Parterne"/>
              <w:framePr w:w="0" w:wrap="auto" w:vAnchor="margin" w:hAnchor="text" w:yAlign="inline"/>
              <w:jc w:val="left"/>
              <w:rPr>
                <w:b/>
              </w:rPr>
            </w:pPr>
            <w:r>
              <w:rPr>
                <w:b/>
              </w:rPr>
              <w:t>Sælger:</w:t>
            </w:r>
          </w:p>
        </w:tc>
        <w:tc>
          <w:tcPr>
            <w:tcW w:w="6610" w:type="dxa"/>
            <w:tcBorders>
              <w:top w:val="single" w:sz="4" w:space="0" w:color="auto"/>
              <w:left w:val="single" w:sz="4" w:space="0" w:color="auto"/>
              <w:bottom w:val="single" w:sz="4" w:space="0" w:color="auto"/>
              <w:right w:val="single" w:sz="4" w:space="0" w:color="auto"/>
            </w:tcBorders>
          </w:tcPr>
          <w:p w14:paraId="7E9C3F04" w14:textId="13C955B9" w:rsidR="00BC5AF6" w:rsidRPr="00BC5AF6" w:rsidRDefault="00BC5AF6" w:rsidP="00BC5AF6">
            <w:pPr>
              <w:pStyle w:val="Rubrik-Parterne"/>
              <w:framePr w:w="0" w:wrap="auto" w:vAnchor="margin" w:hAnchor="text" w:yAlign="inline"/>
              <w:jc w:val="left"/>
              <w:rPr>
                <w:ins w:id="1" w:author="Anders Blom-Hansen - DAHL" w:date="2022-09-15T13:33:00Z"/>
              </w:rPr>
            </w:pPr>
            <w:bookmarkStart w:id="2" w:name="_Hlk116546357"/>
            <w:ins w:id="3" w:author="Anders Blom-Hansen - DAHL" w:date="2022-09-15T13:33:00Z">
              <w:r w:rsidRPr="00BC5AF6">
                <w:t>Ejendomsselskabet Strandvej</w:t>
              </w:r>
            </w:ins>
            <w:ins w:id="4" w:author="Anders Blom-Hansen - DAHL" w:date="2022-10-13T09:37:00Z">
              <w:r w:rsidR="00BC663B">
                <w:t>en</w:t>
              </w:r>
            </w:ins>
            <w:ins w:id="5" w:author="Anders Blom-Hansen - DAHL" w:date="2022-09-15T13:33:00Z">
              <w:r w:rsidRPr="00BC5AF6">
                <w:t xml:space="preserve"> 10 Ap</w:t>
              </w:r>
              <w:r>
                <w:t>S</w:t>
              </w:r>
            </w:ins>
          </w:p>
          <w:bookmarkEnd w:id="2"/>
          <w:p w14:paraId="4B2A814D" w14:textId="77777777" w:rsidR="00BC5AF6" w:rsidRPr="00E811D2" w:rsidRDefault="00BC5AF6" w:rsidP="00BC5AF6">
            <w:pPr>
              <w:pStyle w:val="Rubrik-Parterne"/>
              <w:framePr w:w="0" w:wrap="auto" w:vAnchor="margin" w:hAnchor="text" w:yAlign="inline"/>
              <w:jc w:val="left"/>
              <w:rPr>
                <w:ins w:id="6" w:author="Anders Blom-Hansen - DAHL" w:date="2022-09-15T13:33:00Z"/>
              </w:rPr>
            </w:pPr>
            <w:ins w:id="7" w:author="Anders Blom-Hansen - DAHL" w:date="2022-09-15T13:33:00Z">
              <w:r w:rsidRPr="00BC5AF6">
                <w:t xml:space="preserve">CVR-nr. </w:t>
              </w:r>
              <w:bookmarkStart w:id="8" w:name="_Hlk116546369"/>
              <w:r w:rsidRPr="00BC5AF6">
                <w:t>29310793</w:t>
              </w:r>
              <w:bookmarkEnd w:id="8"/>
            </w:ins>
          </w:p>
          <w:p w14:paraId="38AF42C3" w14:textId="77777777" w:rsidR="00BC5AF6" w:rsidRPr="00E811D2" w:rsidRDefault="00BC5AF6" w:rsidP="00BC5AF6">
            <w:pPr>
              <w:pStyle w:val="Rubrik-Parterne"/>
              <w:framePr w:w="0" w:wrap="auto" w:vAnchor="margin" w:hAnchor="text" w:yAlign="inline"/>
              <w:rPr>
                <w:ins w:id="9" w:author="Anders Blom-Hansen - DAHL" w:date="2022-09-15T13:33:00Z"/>
              </w:rPr>
            </w:pPr>
            <w:proofErr w:type="spellStart"/>
            <w:ins w:id="10" w:author="Anders Blom-Hansen - DAHL" w:date="2022-09-15T13:33:00Z">
              <w:r w:rsidRPr="00E811D2">
                <w:t>Klamsagervej</w:t>
              </w:r>
              <w:proofErr w:type="spellEnd"/>
              <w:r w:rsidRPr="00E811D2">
                <w:t xml:space="preserve"> 16, 1.</w:t>
              </w:r>
            </w:ins>
          </w:p>
          <w:p w14:paraId="07CFDFD8" w14:textId="36A0F9DF" w:rsidR="00C21C3E" w:rsidRPr="00E51E05" w:rsidDel="00BC5AF6" w:rsidRDefault="00BC5AF6" w:rsidP="00BC5AF6">
            <w:pPr>
              <w:pStyle w:val="Rubrik-Parterne"/>
              <w:framePr w:wrap="around"/>
              <w:jc w:val="left"/>
              <w:rPr>
                <w:del w:id="11" w:author="Anders Blom-Hansen - DAHL" w:date="2022-09-15T13:33:00Z"/>
                <w:lang w:val="en-GB"/>
              </w:rPr>
            </w:pPr>
            <w:ins w:id="12" w:author="Anders Blom-Hansen - DAHL" w:date="2022-09-15T13:33:00Z">
              <w:r w:rsidRPr="00E811D2">
                <w:t>8230 Åbyhøj</w:t>
              </w:r>
            </w:ins>
            <w:del w:id="13" w:author="Anders Blom-Hansen - DAHL" w:date="2022-09-15T13:33:00Z">
              <w:r w:rsidR="00C21C3E" w:rsidRPr="00E51E05" w:rsidDel="00BC5AF6">
                <w:rPr>
                  <w:lang w:val="en-GB"/>
                </w:rPr>
                <w:delText>Group 4SP ApS</w:delText>
              </w:r>
            </w:del>
          </w:p>
          <w:p w14:paraId="3B8B5AA1" w14:textId="21C20B5D" w:rsidR="000F2C4E" w:rsidRPr="00E51E05" w:rsidDel="00BC5AF6" w:rsidRDefault="000F2C4E" w:rsidP="00505EE7">
            <w:pPr>
              <w:pStyle w:val="Rubrik-Parterne"/>
              <w:framePr w:wrap="around"/>
              <w:jc w:val="left"/>
              <w:rPr>
                <w:del w:id="14" w:author="Anders Blom-Hansen - DAHL" w:date="2022-09-15T13:33:00Z"/>
              </w:rPr>
            </w:pPr>
            <w:del w:id="15" w:author="Anders Blom-Hansen - DAHL" w:date="2022-09-15T13:33:00Z">
              <w:r w:rsidRPr="00E51E05" w:rsidDel="00BC5AF6">
                <w:rPr>
                  <w:lang w:val="en-GB"/>
                </w:rPr>
                <w:delText xml:space="preserve">CVR-nr. </w:delText>
              </w:r>
              <w:r w:rsidR="00B02273" w:rsidRPr="00E51E05" w:rsidDel="00BC5AF6">
                <w:rPr>
                  <w:rFonts w:ascii="IBM Plex Sans" w:eastAsia="Calibri" w:hAnsi="IBM Plex Sans" w:cs="Times New Roman"/>
                  <w:color w:val="1A1A1A"/>
                  <w:szCs w:val="18"/>
                  <w:shd w:val="clear" w:color="auto" w:fill="F5F5F5"/>
                  <w:lang w:val="en-GB" w:eastAsia="en-US"/>
                </w:rPr>
                <w:delText xml:space="preserve"> </w:delText>
              </w:r>
              <w:r w:rsidR="00B02273" w:rsidRPr="00E51E05" w:rsidDel="00BC5AF6">
                <w:delText>40160116</w:delText>
              </w:r>
            </w:del>
          </w:p>
          <w:p w14:paraId="799D3543" w14:textId="65C238B6" w:rsidR="00B02273" w:rsidRPr="00E51E05" w:rsidDel="00BC5AF6" w:rsidRDefault="00B02273" w:rsidP="00505EE7">
            <w:pPr>
              <w:pStyle w:val="Rubrik-Parterne"/>
              <w:framePr w:w="0" w:wrap="auto" w:vAnchor="margin" w:hAnchor="text" w:yAlign="inline"/>
              <w:rPr>
                <w:del w:id="16" w:author="Anders Blom-Hansen - DAHL" w:date="2022-09-15T13:33:00Z"/>
              </w:rPr>
            </w:pPr>
            <w:del w:id="17" w:author="Anders Blom-Hansen - DAHL" w:date="2022-09-15T13:33:00Z">
              <w:r w:rsidRPr="00E51E05" w:rsidDel="00BC5AF6">
                <w:delText>Klamsagervej 16, 1.</w:delText>
              </w:r>
            </w:del>
          </w:p>
          <w:p w14:paraId="3BBF4CDA" w14:textId="67067AA7" w:rsidR="000F2C4E" w:rsidRDefault="00B02273" w:rsidP="00505EE7">
            <w:pPr>
              <w:pStyle w:val="Rubrik-Parterne"/>
              <w:framePr w:w="0" w:wrap="auto" w:vAnchor="margin" w:hAnchor="text" w:yAlign="inline"/>
            </w:pPr>
            <w:del w:id="18" w:author="Anders Blom-Hansen - DAHL" w:date="2022-09-15T13:33:00Z">
              <w:r w:rsidRPr="00E51E05" w:rsidDel="00BC5AF6">
                <w:delText>8230 Åbyhøj</w:delText>
              </w:r>
            </w:del>
          </w:p>
        </w:tc>
      </w:tr>
      <w:tr w:rsidR="000F2C4E" w:rsidRPr="003F551B" w14:paraId="11CFECA8" w14:textId="77777777" w:rsidTr="00505EE7">
        <w:tc>
          <w:tcPr>
            <w:tcW w:w="2270" w:type="dxa"/>
            <w:tcBorders>
              <w:top w:val="single" w:sz="4" w:space="0" w:color="auto"/>
              <w:left w:val="single" w:sz="4" w:space="0" w:color="auto"/>
              <w:bottom w:val="single" w:sz="4" w:space="0" w:color="auto"/>
              <w:right w:val="single" w:sz="4" w:space="0" w:color="auto"/>
            </w:tcBorders>
          </w:tcPr>
          <w:p w14:paraId="15B81B87" w14:textId="77777777" w:rsidR="000F2C4E" w:rsidRDefault="000F2C4E" w:rsidP="00505EE7">
            <w:pPr>
              <w:pStyle w:val="Rubrik-Parterne"/>
              <w:framePr w:w="0" w:wrap="auto" w:vAnchor="margin" w:hAnchor="text" w:yAlign="inline"/>
              <w:jc w:val="left"/>
              <w:rPr>
                <w:b/>
              </w:rPr>
            </w:pPr>
            <w:r>
              <w:rPr>
                <w:b/>
              </w:rPr>
              <w:t>Køber(</w:t>
            </w:r>
            <w:proofErr w:type="spellStart"/>
            <w:r>
              <w:rPr>
                <w:b/>
              </w:rPr>
              <w:t>ne</w:t>
            </w:r>
            <w:proofErr w:type="spellEnd"/>
            <w:r>
              <w:rPr>
                <w:b/>
              </w:rPr>
              <w:t xml:space="preserve">)s </w:t>
            </w:r>
          </w:p>
          <w:p w14:paraId="5304D771" w14:textId="77777777" w:rsidR="000F2C4E" w:rsidRDefault="000F2C4E" w:rsidP="00505EE7">
            <w:pPr>
              <w:pStyle w:val="Rubrik-Parterne"/>
              <w:framePr w:w="0" w:wrap="auto" w:vAnchor="margin" w:hAnchor="text" w:yAlign="inline"/>
              <w:jc w:val="left"/>
              <w:rPr>
                <w:b/>
              </w:rPr>
            </w:pPr>
            <w:r>
              <w:rPr>
                <w:b/>
              </w:rPr>
              <w:t>advokat:</w:t>
            </w:r>
          </w:p>
        </w:tc>
        <w:tc>
          <w:tcPr>
            <w:tcW w:w="6610" w:type="dxa"/>
            <w:tcBorders>
              <w:top w:val="single" w:sz="4" w:space="0" w:color="auto"/>
              <w:left w:val="single" w:sz="4" w:space="0" w:color="auto"/>
              <w:bottom w:val="single" w:sz="4" w:space="0" w:color="auto"/>
              <w:right w:val="single" w:sz="4" w:space="0" w:color="auto"/>
            </w:tcBorders>
          </w:tcPr>
          <w:p w14:paraId="7BC9FC3D" w14:textId="77777777" w:rsidR="000F2C4E" w:rsidRPr="00612662" w:rsidRDefault="000F2C4E" w:rsidP="00505EE7">
            <w:pPr>
              <w:pStyle w:val="Rubrik-Parterne"/>
              <w:framePr w:w="0" w:wrap="auto" w:vAnchor="margin" w:hAnchor="text" w:yAlign="inline"/>
            </w:pPr>
            <w:r>
              <w:rPr>
                <w:lang w:val="en-US"/>
              </w:rPr>
              <w:fldChar w:fldCharType="begin">
                <w:ffData>
                  <w:name w:val="Tekst149"/>
                  <w:enabled/>
                  <w:calcOnExit w:val="0"/>
                  <w:textInput>
                    <w:default w:val="[navn]"/>
                  </w:textInput>
                </w:ffData>
              </w:fldChar>
            </w:r>
            <w:r w:rsidRPr="00612662">
              <w:instrText xml:space="preserve"> FORMTEXT </w:instrText>
            </w:r>
            <w:r>
              <w:rPr>
                <w:lang w:val="en-US"/>
              </w:rPr>
            </w:r>
            <w:r>
              <w:rPr>
                <w:lang w:val="en-US"/>
              </w:rPr>
              <w:fldChar w:fldCharType="separate"/>
            </w:r>
            <w:r w:rsidRPr="00612662">
              <w:rPr>
                <w:noProof/>
              </w:rPr>
              <w:t>[navn]</w:t>
            </w:r>
            <w:r>
              <w:rPr>
                <w:lang w:val="en-US"/>
              </w:rPr>
              <w:fldChar w:fldCharType="end"/>
            </w:r>
          </w:p>
          <w:p w14:paraId="0EDEA979" w14:textId="77777777" w:rsidR="000F2C4E" w:rsidRPr="00612662" w:rsidRDefault="000F2C4E" w:rsidP="00505EE7">
            <w:pPr>
              <w:pStyle w:val="Rubrik-Parterne"/>
              <w:framePr w:w="0" w:wrap="auto" w:vAnchor="margin" w:hAnchor="text" w:yAlign="inline"/>
            </w:pPr>
            <w:r>
              <w:rPr>
                <w:lang w:val="en-US"/>
              </w:rPr>
              <w:fldChar w:fldCharType="begin">
                <w:ffData>
                  <w:name w:val=""/>
                  <w:enabled/>
                  <w:calcOnExit w:val="0"/>
                  <w:textInput>
                    <w:default w:val="[adresse]"/>
                  </w:textInput>
                </w:ffData>
              </w:fldChar>
            </w:r>
            <w:r w:rsidRPr="00612662">
              <w:instrText xml:space="preserve"> FORMTEXT </w:instrText>
            </w:r>
            <w:r>
              <w:rPr>
                <w:lang w:val="en-US"/>
              </w:rPr>
            </w:r>
            <w:r>
              <w:rPr>
                <w:lang w:val="en-US"/>
              </w:rPr>
              <w:fldChar w:fldCharType="separate"/>
            </w:r>
            <w:r w:rsidRPr="00612662">
              <w:rPr>
                <w:noProof/>
              </w:rPr>
              <w:t>[adresse]</w:t>
            </w:r>
            <w:r>
              <w:rPr>
                <w:lang w:val="en-US"/>
              </w:rPr>
              <w:fldChar w:fldCharType="end"/>
            </w:r>
          </w:p>
          <w:p w14:paraId="0F183D6F" w14:textId="77777777" w:rsidR="000F2C4E" w:rsidRPr="00612662" w:rsidRDefault="000F2C4E" w:rsidP="00505EE7">
            <w:pPr>
              <w:pStyle w:val="Rubrik-Parterne"/>
              <w:framePr w:w="0" w:wrap="auto" w:vAnchor="margin" w:hAnchor="text" w:yAlign="inline"/>
            </w:pPr>
            <w:r>
              <w:rPr>
                <w:lang w:val="en-US"/>
              </w:rPr>
              <w:fldChar w:fldCharType="begin">
                <w:ffData>
                  <w:name w:val=""/>
                  <w:enabled/>
                  <w:calcOnExit w:val="0"/>
                  <w:textInput>
                    <w:default w:val="[postnummer og by]"/>
                  </w:textInput>
                </w:ffData>
              </w:fldChar>
            </w:r>
            <w:r w:rsidRPr="00612662">
              <w:instrText xml:space="preserve"> FORMTEXT </w:instrText>
            </w:r>
            <w:r>
              <w:rPr>
                <w:lang w:val="en-US"/>
              </w:rPr>
            </w:r>
            <w:r>
              <w:rPr>
                <w:lang w:val="en-US"/>
              </w:rPr>
              <w:fldChar w:fldCharType="separate"/>
            </w:r>
            <w:r w:rsidRPr="00612662">
              <w:rPr>
                <w:noProof/>
              </w:rPr>
              <w:t>[postnummer og by]</w:t>
            </w:r>
            <w:r>
              <w:rPr>
                <w:lang w:val="en-US"/>
              </w:rPr>
              <w:fldChar w:fldCharType="end"/>
            </w:r>
          </w:p>
          <w:p w14:paraId="2FF980D3" w14:textId="77777777" w:rsidR="000F2C4E" w:rsidRPr="003F551B" w:rsidRDefault="000F2C4E" w:rsidP="00505EE7">
            <w:pPr>
              <w:pStyle w:val="Rubrik-Parterne"/>
              <w:framePr w:w="0" w:wrap="auto" w:vAnchor="margin" w:hAnchor="text" w:yAlign="inline"/>
              <w:rPr>
                <w:lang w:val="en-US"/>
              </w:rPr>
            </w:pPr>
            <w:r>
              <w:rPr>
                <w:lang w:val="en-US"/>
              </w:rPr>
              <w:fldChar w:fldCharType="begin">
                <w:ffData>
                  <w:name w:val=""/>
                  <w:enabled/>
                  <w:calcOnExit w:val="0"/>
                  <w:textInput>
                    <w:default w:val="[tlf.]"/>
                  </w:textInput>
                </w:ffData>
              </w:fldChar>
            </w:r>
            <w:r w:rsidRPr="000F2C4E">
              <w:instrText xml:space="preserve"> FORMTEXT </w:instrText>
            </w:r>
            <w:r>
              <w:rPr>
                <w:lang w:val="en-US"/>
              </w:rPr>
            </w:r>
            <w:r>
              <w:rPr>
                <w:lang w:val="en-US"/>
              </w:rPr>
              <w:fldChar w:fldCharType="separate"/>
            </w:r>
            <w:r w:rsidRPr="000F2C4E">
              <w:rPr>
                <w:noProof/>
              </w:rPr>
              <w:t>[tlf.]</w:t>
            </w:r>
            <w:r>
              <w:rPr>
                <w:lang w:val="en-US"/>
              </w:rPr>
              <w:fldChar w:fldCharType="end"/>
            </w:r>
            <w:r w:rsidRPr="000F2C4E">
              <w:t xml:space="preserve"> </w:t>
            </w:r>
            <w:r>
              <w:rPr>
                <w:lang w:val="en-US"/>
              </w:rPr>
              <w:t xml:space="preserve">- </w:t>
            </w:r>
            <w:r>
              <w:rPr>
                <w:lang w:val="en-US"/>
              </w:rPr>
              <w:fldChar w:fldCharType="begin">
                <w:ffData>
                  <w:name w:val=""/>
                  <w:enabled/>
                  <w:calcOnExit w:val="0"/>
                  <w:textInput>
                    <w:default w:val="[e-mail]"/>
                  </w:textInput>
                </w:ffData>
              </w:fldChar>
            </w:r>
            <w:r>
              <w:rPr>
                <w:lang w:val="en-US"/>
              </w:rPr>
              <w:instrText xml:space="preserve"> FORMTEXT </w:instrText>
            </w:r>
            <w:r>
              <w:rPr>
                <w:lang w:val="en-US"/>
              </w:rPr>
            </w:r>
            <w:r>
              <w:rPr>
                <w:lang w:val="en-US"/>
              </w:rPr>
              <w:fldChar w:fldCharType="separate"/>
            </w:r>
            <w:r>
              <w:rPr>
                <w:noProof/>
                <w:lang w:val="en-US"/>
              </w:rPr>
              <w:t>[e-mail]</w:t>
            </w:r>
            <w:r>
              <w:rPr>
                <w:lang w:val="en-US"/>
              </w:rPr>
              <w:fldChar w:fldCharType="end"/>
            </w:r>
            <w:r>
              <w:rPr>
                <w:lang w:val="en-US"/>
              </w:rPr>
              <w:t xml:space="preserve"> </w:t>
            </w:r>
          </w:p>
        </w:tc>
      </w:tr>
      <w:tr w:rsidR="000F2C4E" w:rsidRPr="000A7C1A" w14:paraId="1DA28F43" w14:textId="77777777" w:rsidTr="00505EE7">
        <w:tc>
          <w:tcPr>
            <w:tcW w:w="2270" w:type="dxa"/>
            <w:tcBorders>
              <w:top w:val="single" w:sz="4" w:space="0" w:color="auto"/>
              <w:left w:val="single" w:sz="4" w:space="0" w:color="auto"/>
              <w:bottom w:val="single" w:sz="4" w:space="0" w:color="auto"/>
              <w:right w:val="single" w:sz="4" w:space="0" w:color="auto"/>
            </w:tcBorders>
          </w:tcPr>
          <w:p w14:paraId="70B69FE0" w14:textId="77777777" w:rsidR="000F2C4E" w:rsidRDefault="000F2C4E" w:rsidP="00505EE7">
            <w:pPr>
              <w:pStyle w:val="Rubrik-Parterne"/>
              <w:framePr w:w="0" w:wrap="auto" w:vAnchor="margin" w:hAnchor="text" w:yAlign="inline"/>
              <w:jc w:val="left"/>
              <w:rPr>
                <w:b/>
              </w:rPr>
            </w:pPr>
            <w:r>
              <w:rPr>
                <w:b/>
              </w:rPr>
              <w:t>Køber(</w:t>
            </w:r>
            <w:proofErr w:type="spellStart"/>
            <w:r>
              <w:rPr>
                <w:b/>
              </w:rPr>
              <w:t>ne</w:t>
            </w:r>
            <w:proofErr w:type="spellEnd"/>
            <w:r>
              <w:rPr>
                <w:b/>
              </w:rPr>
              <w:t>)s</w:t>
            </w:r>
          </w:p>
          <w:p w14:paraId="29205315" w14:textId="77777777" w:rsidR="000F2C4E" w:rsidRDefault="000F2C4E" w:rsidP="00505EE7">
            <w:pPr>
              <w:pStyle w:val="Rubrik-Parterne"/>
              <w:framePr w:w="0" w:wrap="auto" w:vAnchor="margin" w:hAnchor="text" w:yAlign="inline"/>
              <w:jc w:val="left"/>
              <w:rPr>
                <w:b/>
              </w:rPr>
            </w:pPr>
            <w:r>
              <w:rPr>
                <w:b/>
              </w:rPr>
              <w:t>pengeinstitut:</w:t>
            </w:r>
          </w:p>
        </w:tc>
        <w:tc>
          <w:tcPr>
            <w:tcW w:w="6610" w:type="dxa"/>
            <w:tcBorders>
              <w:top w:val="single" w:sz="4" w:space="0" w:color="auto"/>
              <w:left w:val="single" w:sz="4" w:space="0" w:color="auto"/>
              <w:bottom w:val="single" w:sz="4" w:space="0" w:color="auto"/>
              <w:right w:val="single" w:sz="4" w:space="0" w:color="auto"/>
            </w:tcBorders>
          </w:tcPr>
          <w:p w14:paraId="58200619" w14:textId="77777777" w:rsidR="000F2C4E" w:rsidRPr="00612662" w:rsidRDefault="000F2C4E" w:rsidP="00505EE7">
            <w:pPr>
              <w:pStyle w:val="Rubrik-Parterne"/>
              <w:framePr w:w="0" w:wrap="auto" w:vAnchor="margin" w:hAnchor="text" w:yAlign="inline"/>
            </w:pPr>
            <w:r>
              <w:rPr>
                <w:lang w:val="en-US"/>
              </w:rPr>
              <w:fldChar w:fldCharType="begin">
                <w:ffData>
                  <w:name w:val="Tekst149"/>
                  <w:enabled/>
                  <w:calcOnExit w:val="0"/>
                  <w:textInput>
                    <w:default w:val="[navn]"/>
                  </w:textInput>
                </w:ffData>
              </w:fldChar>
            </w:r>
            <w:r w:rsidRPr="00612662">
              <w:instrText xml:space="preserve"> FORMTEXT </w:instrText>
            </w:r>
            <w:r>
              <w:rPr>
                <w:lang w:val="en-US"/>
              </w:rPr>
            </w:r>
            <w:r>
              <w:rPr>
                <w:lang w:val="en-US"/>
              </w:rPr>
              <w:fldChar w:fldCharType="separate"/>
            </w:r>
            <w:r w:rsidRPr="00612662">
              <w:rPr>
                <w:noProof/>
              </w:rPr>
              <w:t>[navn]</w:t>
            </w:r>
            <w:r>
              <w:rPr>
                <w:lang w:val="en-US"/>
              </w:rPr>
              <w:fldChar w:fldCharType="end"/>
            </w:r>
            <w:r w:rsidRPr="007C4BE1">
              <w:t xml:space="preserve"> </w:t>
            </w:r>
          </w:p>
          <w:p w14:paraId="5F96D322" w14:textId="77777777" w:rsidR="000F2C4E" w:rsidRPr="00612662" w:rsidRDefault="000F2C4E" w:rsidP="00505EE7">
            <w:pPr>
              <w:pStyle w:val="Rubrik-Parterne"/>
              <w:framePr w:w="0" w:wrap="auto" w:vAnchor="margin" w:hAnchor="text" w:yAlign="inline"/>
            </w:pPr>
            <w:r>
              <w:rPr>
                <w:lang w:val="en-US"/>
              </w:rPr>
              <w:fldChar w:fldCharType="begin">
                <w:ffData>
                  <w:name w:val=""/>
                  <w:enabled/>
                  <w:calcOnExit w:val="0"/>
                  <w:textInput>
                    <w:default w:val="[adresse]"/>
                  </w:textInput>
                </w:ffData>
              </w:fldChar>
            </w:r>
            <w:r w:rsidRPr="00612662">
              <w:instrText xml:space="preserve"> FORMTEXT </w:instrText>
            </w:r>
            <w:r>
              <w:rPr>
                <w:lang w:val="en-US"/>
              </w:rPr>
            </w:r>
            <w:r>
              <w:rPr>
                <w:lang w:val="en-US"/>
              </w:rPr>
              <w:fldChar w:fldCharType="separate"/>
            </w:r>
            <w:r w:rsidRPr="00612662">
              <w:rPr>
                <w:noProof/>
              </w:rPr>
              <w:t>[adresse]</w:t>
            </w:r>
            <w:r>
              <w:rPr>
                <w:lang w:val="en-US"/>
              </w:rPr>
              <w:fldChar w:fldCharType="end"/>
            </w:r>
          </w:p>
          <w:p w14:paraId="382EA854" w14:textId="77777777" w:rsidR="000F2C4E" w:rsidRPr="00612662" w:rsidRDefault="000F2C4E" w:rsidP="00505EE7">
            <w:pPr>
              <w:pStyle w:val="Rubrik-Parterne"/>
              <w:framePr w:w="0" w:wrap="auto" w:vAnchor="margin" w:hAnchor="text" w:yAlign="inline"/>
            </w:pPr>
            <w:r>
              <w:rPr>
                <w:lang w:val="en-US"/>
              </w:rPr>
              <w:fldChar w:fldCharType="begin">
                <w:ffData>
                  <w:name w:val=""/>
                  <w:enabled/>
                  <w:calcOnExit w:val="0"/>
                  <w:textInput>
                    <w:default w:val="[postnummer og by]"/>
                  </w:textInput>
                </w:ffData>
              </w:fldChar>
            </w:r>
            <w:r w:rsidRPr="00612662">
              <w:instrText xml:space="preserve"> FORMTEXT </w:instrText>
            </w:r>
            <w:r>
              <w:rPr>
                <w:lang w:val="en-US"/>
              </w:rPr>
            </w:r>
            <w:r>
              <w:rPr>
                <w:lang w:val="en-US"/>
              </w:rPr>
              <w:fldChar w:fldCharType="separate"/>
            </w:r>
            <w:r w:rsidRPr="00612662">
              <w:rPr>
                <w:noProof/>
              </w:rPr>
              <w:t>[postnummer og by]</w:t>
            </w:r>
            <w:r>
              <w:rPr>
                <w:lang w:val="en-US"/>
              </w:rPr>
              <w:fldChar w:fldCharType="end"/>
            </w:r>
          </w:p>
          <w:p w14:paraId="70FC6459" w14:textId="77777777" w:rsidR="000F2C4E" w:rsidRDefault="000F2C4E" w:rsidP="00505EE7">
            <w:pPr>
              <w:pStyle w:val="Rubrik-Parterne"/>
              <w:framePr w:w="0" w:wrap="auto" w:vAnchor="margin" w:hAnchor="text" w:yAlign="inline"/>
              <w:rPr>
                <w:lang w:val="en-US"/>
              </w:rPr>
            </w:pPr>
            <w:r>
              <w:rPr>
                <w:lang w:val="en-US"/>
              </w:rPr>
              <w:fldChar w:fldCharType="begin">
                <w:ffData>
                  <w:name w:val=""/>
                  <w:enabled/>
                  <w:calcOnExit w:val="0"/>
                  <w:textInput>
                    <w:default w:val="[kontaktperson]"/>
                  </w:textInput>
                </w:ffData>
              </w:fldChar>
            </w:r>
            <w:r>
              <w:rPr>
                <w:lang w:val="en-US"/>
              </w:rPr>
              <w:instrText xml:space="preserve"> FORMTEXT </w:instrText>
            </w:r>
            <w:r>
              <w:rPr>
                <w:lang w:val="en-US"/>
              </w:rPr>
            </w:r>
            <w:r>
              <w:rPr>
                <w:lang w:val="en-US"/>
              </w:rPr>
              <w:fldChar w:fldCharType="separate"/>
            </w:r>
            <w:r>
              <w:rPr>
                <w:noProof/>
                <w:lang w:val="en-US"/>
              </w:rPr>
              <w:t>[kontaktperson]</w:t>
            </w:r>
            <w:r>
              <w:rPr>
                <w:lang w:val="en-US"/>
              </w:rPr>
              <w:fldChar w:fldCharType="end"/>
            </w:r>
            <w:r>
              <w:rPr>
                <w:lang w:val="en-US"/>
              </w:rPr>
              <w:t xml:space="preserve">, </w:t>
            </w:r>
            <w:r>
              <w:rPr>
                <w:lang w:val="en-US"/>
              </w:rPr>
              <w:fldChar w:fldCharType="begin">
                <w:ffData>
                  <w:name w:val=""/>
                  <w:enabled/>
                  <w:calcOnExit w:val="0"/>
                  <w:textInput>
                    <w:default w:val="[tlf.]"/>
                  </w:textInput>
                </w:ffData>
              </w:fldChar>
            </w:r>
            <w:r>
              <w:rPr>
                <w:lang w:val="en-US"/>
              </w:rPr>
              <w:instrText xml:space="preserve"> FORMTEXT </w:instrText>
            </w:r>
            <w:r>
              <w:rPr>
                <w:lang w:val="en-US"/>
              </w:rPr>
            </w:r>
            <w:r>
              <w:rPr>
                <w:lang w:val="en-US"/>
              </w:rPr>
              <w:fldChar w:fldCharType="separate"/>
            </w:r>
            <w:r>
              <w:rPr>
                <w:noProof/>
                <w:lang w:val="en-US"/>
              </w:rPr>
              <w:t>[tlf.]</w:t>
            </w:r>
            <w:r>
              <w:rPr>
                <w:lang w:val="en-US"/>
              </w:rPr>
              <w:fldChar w:fldCharType="end"/>
            </w:r>
            <w:r>
              <w:rPr>
                <w:lang w:val="en-US"/>
              </w:rPr>
              <w:t xml:space="preserve"> - </w:t>
            </w:r>
            <w:r>
              <w:rPr>
                <w:lang w:val="en-US"/>
              </w:rPr>
              <w:fldChar w:fldCharType="begin">
                <w:ffData>
                  <w:name w:val=""/>
                  <w:enabled/>
                  <w:calcOnExit w:val="0"/>
                  <w:textInput>
                    <w:default w:val="[e-mail]"/>
                  </w:textInput>
                </w:ffData>
              </w:fldChar>
            </w:r>
            <w:r>
              <w:rPr>
                <w:lang w:val="en-US"/>
              </w:rPr>
              <w:instrText xml:space="preserve"> FORMTEXT </w:instrText>
            </w:r>
            <w:r>
              <w:rPr>
                <w:lang w:val="en-US"/>
              </w:rPr>
            </w:r>
            <w:r>
              <w:rPr>
                <w:lang w:val="en-US"/>
              </w:rPr>
              <w:fldChar w:fldCharType="separate"/>
            </w:r>
            <w:r>
              <w:rPr>
                <w:noProof/>
                <w:lang w:val="en-US"/>
              </w:rPr>
              <w:t>[e-mail]</w:t>
            </w:r>
            <w:r>
              <w:rPr>
                <w:lang w:val="en-US"/>
              </w:rPr>
              <w:fldChar w:fldCharType="end"/>
            </w:r>
          </w:p>
        </w:tc>
      </w:tr>
      <w:tr w:rsidR="000F2C4E" w14:paraId="51771205" w14:textId="77777777" w:rsidTr="00505EE7">
        <w:tc>
          <w:tcPr>
            <w:tcW w:w="2270" w:type="dxa"/>
            <w:tcBorders>
              <w:top w:val="single" w:sz="4" w:space="0" w:color="auto"/>
              <w:left w:val="single" w:sz="4" w:space="0" w:color="auto"/>
              <w:bottom w:val="single" w:sz="4" w:space="0" w:color="auto"/>
              <w:right w:val="single" w:sz="4" w:space="0" w:color="auto"/>
            </w:tcBorders>
          </w:tcPr>
          <w:p w14:paraId="005ECA98" w14:textId="77777777" w:rsidR="000F2C4E" w:rsidRDefault="000F2C4E" w:rsidP="00505EE7">
            <w:pPr>
              <w:pStyle w:val="Rubrik-Parterne"/>
              <w:framePr w:w="0" w:wrap="auto" w:vAnchor="margin" w:hAnchor="text" w:yAlign="inline"/>
              <w:jc w:val="left"/>
              <w:rPr>
                <w:b/>
              </w:rPr>
            </w:pPr>
            <w:r>
              <w:rPr>
                <w:b/>
              </w:rPr>
              <w:t>Sælgers</w:t>
            </w:r>
          </w:p>
          <w:p w14:paraId="1A93A124" w14:textId="77777777" w:rsidR="000F2C4E" w:rsidRDefault="000F2C4E" w:rsidP="00505EE7">
            <w:pPr>
              <w:pStyle w:val="Rubrik-Parterne"/>
              <w:framePr w:w="0" w:wrap="auto" w:vAnchor="margin" w:hAnchor="text" w:yAlign="inline"/>
              <w:jc w:val="left"/>
              <w:rPr>
                <w:b/>
              </w:rPr>
            </w:pPr>
            <w:r>
              <w:rPr>
                <w:b/>
              </w:rPr>
              <w:t>pengeinstitut:</w:t>
            </w:r>
          </w:p>
          <w:p w14:paraId="4F8EE71C" w14:textId="03EC4805" w:rsidR="00E86565" w:rsidRDefault="00E86565"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tcPr>
          <w:p w14:paraId="5C2148A2" w14:textId="77777777" w:rsidR="000F2C4E" w:rsidRDefault="000F2C4E" w:rsidP="00505EE7">
            <w:pPr>
              <w:pStyle w:val="Rubrik-Parterne"/>
              <w:framePr w:w="0" w:wrap="auto" w:vAnchor="margin" w:hAnchor="text" w:yAlign="inline"/>
            </w:pPr>
            <w:r>
              <w:t xml:space="preserve"> </w:t>
            </w:r>
          </w:p>
          <w:p w14:paraId="6A6F78B8" w14:textId="218228B7" w:rsidR="00E86565" w:rsidRPr="007C4BE1" w:rsidRDefault="003442E3" w:rsidP="00505EE7">
            <w:pPr>
              <w:pStyle w:val="Rubrik-Parterne"/>
              <w:framePr w:w="0" w:wrap="auto" w:vAnchor="margin" w:hAnchor="text" w:yAlign="inline"/>
            </w:pPr>
            <w:r>
              <w:t>[</w:t>
            </w:r>
            <w:r w:rsidRPr="003442E3">
              <w:rPr>
                <w:i/>
                <w:iCs/>
                <w:highlight w:val="yellow"/>
              </w:rPr>
              <w:t>Oplysninger haves ikke for nuværende</w:t>
            </w:r>
            <w:r>
              <w:t>]</w:t>
            </w:r>
          </w:p>
        </w:tc>
      </w:tr>
      <w:tr w:rsidR="000F2C4E" w:rsidRPr="001C666F" w14:paraId="088CB075" w14:textId="77777777" w:rsidTr="00505EE7">
        <w:tc>
          <w:tcPr>
            <w:tcW w:w="2270" w:type="dxa"/>
            <w:tcBorders>
              <w:top w:val="single" w:sz="4" w:space="0" w:color="auto"/>
              <w:left w:val="single" w:sz="4" w:space="0" w:color="auto"/>
              <w:bottom w:val="single" w:sz="4" w:space="0" w:color="auto"/>
              <w:right w:val="single" w:sz="4" w:space="0" w:color="auto"/>
            </w:tcBorders>
          </w:tcPr>
          <w:p w14:paraId="5FFB2839" w14:textId="77777777" w:rsidR="000F2C4E" w:rsidRDefault="000F2C4E" w:rsidP="00505EE7">
            <w:pPr>
              <w:pStyle w:val="Rubrik-Parterne"/>
              <w:framePr w:w="0" w:wrap="auto" w:vAnchor="margin" w:hAnchor="text" w:yAlign="inline"/>
              <w:jc w:val="left"/>
              <w:rPr>
                <w:b/>
              </w:rPr>
            </w:pPr>
            <w:r>
              <w:rPr>
                <w:b/>
              </w:rPr>
              <w:t xml:space="preserve">Sælgers </w:t>
            </w:r>
          </w:p>
          <w:p w14:paraId="41430DD1" w14:textId="77777777" w:rsidR="000F2C4E" w:rsidRDefault="000F2C4E" w:rsidP="00505EE7">
            <w:pPr>
              <w:pStyle w:val="Rubrik-Parterne"/>
              <w:framePr w:w="0" w:wrap="auto" w:vAnchor="margin" w:hAnchor="text" w:yAlign="inline"/>
              <w:jc w:val="left"/>
              <w:rPr>
                <w:b/>
              </w:rPr>
            </w:pPr>
            <w:r>
              <w:rPr>
                <w:b/>
              </w:rPr>
              <w:t>Ejendomsmægler:</w:t>
            </w:r>
          </w:p>
        </w:tc>
        <w:tc>
          <w:tcPr>
            <w:tcW w:w="6610" w:type="dxa"/>
            <w:tcBorders>
              <w:top w:val="single" w:sz="4" w:space="0" w:color="auto"/>
              <w:left w:val="single" w:sz="4" w:space="0" w:color="auto"/>
              <w:bottom w:val="single" w:sz="4" w:space="0" w:color="auto"/>
              <w:right w:val="single" w:sz="4" w:space="0" w:color="auto"/>
            </w:tcBorders>
          </w:tcPr>
          <w:p w14:paraId="76E40196" w14:textId="2AD5BFE0" w:rsidR="00E51E05" w:rsidRPr="00612662" w:rsidRDefault="00225B5B" w:rsidP="00E51E05">
            <w:pPr>
              <w:pStyle w:val="Rubrik-Parterne"/>
              <w:framePr w:w="0" w:wrap="auto" w:vAnchor="margin" w:hAnchor="text" w:yAlign="inline"/>
            </w:pPr>
            <w:r>
              <w:t>H</w:t>
            </w:r>
            <w:r w:rsidR="00E51E05" w:rsidRPr="001C666F">
              <w:t>ome</w:t>
            </w:r>
            <w:r>
              <w:t xml:space="preserve"> Ebeltoft/Syddjurs</w:t>
            </w:r>
            <w:r w:rsidR="00E51E05">
              <w:t xml:space="preserve"> </w:t>
            </w:r>
          </w:p>
          <w:p w14:paraId="241DDE5D" w14:textId="0607DBD3" w:rsidR="00E51E05" w:rsidRPr="001C666F" w:rsidRDefault="00225B5B" w:rsidP="00E51E05">
            <w:pPr>
              <w:pStyle w:val="Rubrik-Parterne"/>
              <w:framePr w:w="0" w:wrap="auto" w:vAnchor="margin" w:hAnchor="text" w:yAlign="inline"/>
            </w:pPr>
            <w:r>
              <w:t>Strandvejen 25C</w:t>
            </w:r>
          </w:p>
          <w:p w14:paraId="28E86DD4" w14:textId="42FA0136" w:rsidR="00E51E05" w:rsidRDefault="00225B5B" w:rsidP="00E51E05">
            <w:pPr>
              <w:pStyle w:val="Rubrik-Parterne"/>
              <w:framePr w:w="0" w:wrap="auto" w:vAnchor="margin" w:hAnchor="text" w:yAlign="inline"/>
            </w:pPr>
            <w:r>
              <w:t xml:space="preserve">8400 Ebeltoft </w:t>
            </w:r>
          </w:p>
          <w:p w14:paraId="77CA21E6" w14:textId="384EDFA1" w:rsidR="00E51E05" w:rsidRPr="009E0303" w:rsidRDefault="00225B5B" w:rsidP="00E51E05">
            <w:pPr>
              <w:pStyle w:val="Rubrik-Parterne"/>
              <w:framePr w:w="0" w:wrap="auto" w:vAnchor="margin" w:hAnchor="text" w:yAlign="inline"/>
            </w:pPr>
            <w:r>
              <w:t>[</w:t>
            </w:r>
            <w:r w:rsidRPr="00225B5B">
              <w:rPr>
                <w:highlight w:val="yellow"/>
              </w:rPr>
              <w:t>tlf. og mail</w:t>
            </w:r>
            <w:r>
              <w:t>]</w:t>
            </w:r>
            <w:r w:rsidR="00E51E05" w:rsidRPr="009E0303">
              <w:t xml:space="preserve"> </w:t>
            </w:r>
          </w:p>
          <w:p w14:paraId="20836420" w14:textId="77777777" w:rsidR="00E51E05" w:rsidRPr="009E0303" w:rsidRDefault="00E51E05" w:rsidP="00E51E05">
            <w:pPr>
              <w:pStyle w:val="Rubrik-Parterne"/>
              <w:framePr w:w="0" w:wrap="auto" w:vAnchor="margin" w:hAnchor="text" w:yAlign="inline"/>
            </w:pPr>
          </w:p>
          <w:p w14:paraId="6BA4E4EE" w14:textId="15776D69" w:rsidR="00E51E05" w:rsidRPr="007C4BE1" w:rsidRDefault="00225B5B" w:rsidP="00E51E05">
            <w:pPr>
              <w:pStyle w:val="Rubrik-Parterne"/>
              <w:framePr w:w="0" w:wrap="auto" w:vAnchor="margin" w:hAnchor="text" w:yAlign="inline"/>
            </w:pPr>
            <w:r>
              <w:t>EDC AROS Ebeltoft</w:t>
            </w:r>
          </w:p>
          <w:p w14:paraId="2FEF7F57" w14:textId="5C667C9A" w:rsidR="00E51E05" w:rsidRPr="007C4BE1" w:rsidRDefault="00225B5B" w:rsidP="00E51E05">
            <w:pPr>
              <w:pStyle w:val="Rubrik-Parterne"/>
              <w:framePr w:w="0" w:wrap="auto" w:vAnchor="margin" w:hAnchor="text" w:yAlign="inline"/>
            </w:pPr>
            <w:r>
              <w:t>Strandvejen 7</w:t>
            </w:r>
          </w:p>
          <w:p w14:paraId="11F4F045" w14:textId="446E819D" w:rsidR="00E51E05" w:rsidRPr="007C4BE1" w:rsidRDefault="00225B5B" w:rsidP="00E51E05">
            <w:pPr>
              <w:pStyle w:val="Rubrik-Parterne"/>
              <w:framePr w:w="0" w:wrap="auto" w:vAnchor="margin" w:hAnchor="text" w:yAlign="inline"/>
            </w:pPr>
            <w:r>
              <w:t>8400 Ebeltoft</w:t>
            </w:r>
          </w:p>
          <w:p w14:paraId="2BCD92FD" w14:textId="2EFB6591" w:rsidR="00E86565" w:rsidRPr="00E35352" w:rsidRDefault="00225B5B" w:rsidP="00E811D2">
            <w:pPr>
              <w:pStyle w:val="Rubrik-Parterne"/>
              <w:framePr w:w="0" w:wrap="auto" w:vAnchor="margin" w:hAnchor="text" w:yAlign="inline"/>
            </w:pPr>
            <w:r>
              <w:t>[</w:t>
            </w:r>
            <w:r w:rsidRPr="00225B5B">
              <w:rPr>
                <w:highlight w:val="yellow"/>
              </w:rPr>
              <w:t>tlf. og mail</w:t>
            </w:r>
            <w:r>
              <w:t>]</w:t>
            </w:r>
            <w:r w:rsidRPr="009E0303">
              <w:t xml:space="preserve"> </w:t>
            </w:r>
          </w:p>
        </w:tc>
      </w:tr>
    </w:tbl>
    <w:p w14:paraId="427699A8" w14:textId="77777777" w:rsidR="00E86565" w:rsidRDefault="00E86565">
      <w:r>
        <w:br w:type="page"/>
      </w:r>
    </w:p>
    <w:tbl>
      <w:tblPr>
        <w:tblStyle w:val="Tabel-Gitter"/>
        <w:tblW w:w="8880" w:type="dxa"/>
        <w:tblInd w:w="-5" w:type="dxa"/>
        <w:tblLayout w:type="fixed"/>
        <w:tblLook w:val="04A0" w:firstRow="1" w:lastRow="0" w:firstColumn="1" w:lastColumn="0" w:noHBand="0" w:noVBand="1"/>
      </w:tblPr>
      <w:tblGrid>
        <w:gridCol w:w="2270"/>
        <w:gridCol w:w="6610"/>
      </w:tblGrid>
      <w:tr w:rsidR="00263AEE" w14:paraId="31D43201" w14:textId="77777777" w:rsidTr="00505EE7">
        <w:tc>
          <w:tcPr>
            <w:tcW w:w="2270" w:type="dxa"/>
            <w:tcBorders>
              <w:top w:val="single" w:sz="4" w:space="0" w:color="auto"/>
              <w:left w:val="single" w:sz="4" w:space="0" w:color="auto"/>
              <w:bottom w:val="single" w:sz="4" w:space="0" w:color="auto"/>
              <w:right w:val="single" w:sz="4" w:space="0" w:color="auto"/>
            </w:tcBorders>
          </w:tcPr>
          <w:p w14:paraId="66CD7317" w14:textId="5F61B556" w:rsidR="00263AEE" w:rsidRDefault="00263AEE" w:rsidP="00505EE7">
            <w:pPr>
              <w:pStyle w:val="Rubrik-Parterne"/>
              <w:framePr w:w="0" w:wrap="auto" w:vAnchor="margin" w:hAnchor="text" w:yAlign="inline"/>
              <w:jc w:val="left"/>
              <w:rPr>
                <w:b/>
              </w:rPr>
            </w:pPr>
            <w:r>
              <w:rPr>
                <w:b/>
              </w:rPr>
              <w:lastRenderedPageBreak/>
              <w:t>Sælgers advokat:</w:t>
            </w:r>
          </w:p>
        </w:tc>
        <w:tc>
          <w:tcPr>
            <w:tcW w:w="6610" w:type="dxa"/>
            <w:tcBorders>
              <w:top w:val="single" w:sz="4" w:space="0" w:color="auto"/>
              <w:left w:val="single" w:sz="4" w:space="0" w:color="auto"/>
              <w:bottom w:val="single" w:sz="4" w:space="0" w:color="auto"/>
              <w:right w:val="single" w:sz="4" w:space="0" w:color="auto"/>
            </w:tcBorders>
          </w:tcPr>
          <w:p w14:paraId="72C51B6F" w14:textId="77777777" w:rsidR="00263AEE" w:rsidRPr="00612662" w:rsidRDefault="00263AEE" w:rsidP="00505EE7">
            <w:pPr>
              <w:pStyle w:val="Rubrik-Parterne"/>
              <w:framePr w:w="0" w:wrap="auto" w:vAnchor="margin" w:hAnchor="text" w:yAlign="inline"/>
            </w:pPr>
            <w:r w:rsidRPr="003F551B">
              <w:t>DAHL Advokatpartnerselskab</w:t>
            </w:r>
          </w:p>
          <w:p w14:paraId="0EBA689D" w14:textId="77777777" w:rsidR="00263AEE" w:rsidRPr="004B5642" w:rsidRDefault="00263AEE" w:rsidP="00505EE7">
            <w:pPr>
              <w:pStyle w:val="Rubrik-Parterne"/>
              <w:framePr w:w="0" w:wrap="auto" w:vAnchor="margin" w:hAnchor="text" w:yAlign="inline"/>
            </w:pPr>
            <w:r w:rsidRPr="004B5642">
              <w:t>Mariane Thomsens Gade 4B, 9.</w:t>
            </w:r>
          </w:p>
          <w:p w14:paraId="204C091B" w14:textId="77777777" w:rsidR="00263AEE" w:rsidRPr="003F551B" w:rsidRDefault="00263AEE" w:rsidP="00505EE7">
            <w:pPr>
              <w:pStyle w:val="Rubrik-Parterne"/>
              <w:framePr w:w="0" w:wrap="auto" w:vAnchor="margin" w:hAnchor="text" w:yAlign="inline"/>
            </w:pPr>
            <w:r w:rsidRPr="003F551B">
              <w:t>8000 Aarhus C</w:t>
            </w:r>
          </w:p>
          <w:p w14:paraId="200621E2" w14:textId="77777777" w:rsidR="00263AEE" w:rsidRPr="00534EE4" w:rsidRDefault="00263AEE" w:rsidP="00505EE7">
            <w:pPr>
              <w:pStyle w:val="Rubrik-Parterne"/>
              <w:framePr w:w="0" w:wrap="auto" w:vAnchor="margin" w:hAnchor="text" w:yAlign="inline"/>
            </w:pPr>
            <w:r>
              <w:t>A</w:t>
            </w:r>
            <w:r w:rsidRPr="003F551B">
              <w:t>dvokat A</w:t>
            </w:r>
            <w:r>
              <w:t xml:space="preserve">nette Kusk - </w:t>
            </w:r>
            <w:r w:rsidRPr="00534EE4">
              <w:t xml:space="preserve">88919356 / 20280456 </w:t>
            </w:r>
            <w:r>
              <w:t xml:space="preserve">– </w:t>
            </w:r>
            <w:hyperlink r:id="rId9" w:history="1">
              <w:r w:rsidRPr="009067DE">
                <w:rPr>
                  <w:rStyle w:val="Hyperlink"/>
                </w:rPr>
                <w:t>ank@dahllaw.dk</w:t>
              </w:r>
            </w:hyperlink>
            <w:r>
              <w:t xml:space="preserve"> </w:t>
            </w:r>
          </w:p>
          <w:p w14:paraId="264EA31C" w14:textId="77777777" w:rsidR="00263AEE" w:rsidRPr="004B5642" w:rsidRDefault="00263AEE" w:rsidP="00505EE7">
            <w:pPr>
              <w:pStyle w:val="Rubrik-Parterne"/>
              <w:framePr w:w="0" w:wrap="auto" w:vAnchor="margin" w:hAnchor="text" w:yAlign="inline"/>
            </w:pPr>
            <w:r w:rsidRPr="00534EE4">
              <w:t xml:space="preserve">Sagsbehandler Jane Kirk </w:t>
            </w:r>
            <w:r>
              <w:t xml:space="preserve">- </w:t>
            </w:r>
            <w:r w:rsidRPr="004B5642">
              <w:t xml:space="preserve">88919313 – </w:t>
            </w:r>
            <w:hyperlink r:id="rId10" w:history="1">
              <w:r w:rsidRPr="004B5642">
                <w:rPr>
                  <w:rStyle w:val="Hyperlink"/>
                </w:rPr>
                <w:t>jak@dahllaw.dk</w:t>
              </w:r>
            </w:hyperlink>
          </w:p>
        </w:tc>
      </w:tr>
    </w:tbl>
    <w:p w14:paraId="291EB91E" w14:textId="77777777" w:rsidR="00C67821" w:rsidRDefault="00C67821" w:rsidP="00263AEE">
      <w:pPr>
        <w:pStyle w:val="Titel-manchet"/>
      </w:pPr>
    </w:p>
    <w:tbl>
      <w:tblPr>
        <w:tblStyle w:val="Tabel-Gitter"/>
        <w:tblW w:w="8880" w:type="dxa"/>
        <w:tblInd w:w="-5" w:type="dxa"/>
        <w:tblLayout w:type="fixed"/>
        <w:tblLook w:val="04A0" w:firstRow="1" w:lastRow="0" w:firstColumn="1" w:lastColumn="0" w:noHBand="0" w:noVBand="1"/>
      </w:tblPr>
      <w:tblGrid>
        <w:gridCol w:w="2270"/>
        <w:gridCol w:w="6610"/>
      </w:tblGrid>
      <w:tr w:rsidR="00263AEE" w14:paraId="72626484" w14:textId="77777777" w:rsidTr="00505EE7">
        <w:tc>
          <w:tcPr>
            <w:tcW w:w="2270" w:type="dxa"/>
            <w:tcBorders>
              <w:top w:val="single" w:sz="4" w:space="0" w:color="auto"/>
              <w:left w:val="single" w:sz="4" w:space="0" w:color="auto"/>
              <w:bottom w:val="single" w:sz="4" w:space="0" w:color="auto"/>
              <w:right w:val="single" w:sz="4" w:space="0" w:color="auto"/>
            </w:tcBorders>
            <w:hideMark/>
          </w:tcPr>
          <w:p w14:paraId="167AC4A2" w14:textId="77777777" w:rsidR="00263AEE" w:rsidRDefault="00263AEE" w:rsidP="00505EE7">
            <w:pPr>
              <w:pStyle w:val="Rubrik-Parterne"/>
              <w:framePr w:w="0" w:wrap="auto" w:vAnchor="margin" w:hAnchor="text" w:yAlign="inline"/>
              <w:jc w:val="left"/>
              <w:rPr>
                <w:b/>
              </w:rPr>
            </w:pPr>
            <w:r>
              <w:rPr>
                <w:b/>
              </w:rPr>
              <w:t>MELLEM</w:t>
            </w:r>
          </w:p>
        </w:tc>
        <w:tc>
          <w:tcPr>
            <w:tcW w:w="6610" w:type="dxa"/>
            <w:tcBorders>
              <w:top w:val="single" w:sz="4" w:space="0" w:color="auto"/>
              <w:left w:val="single" w:sz="4" w:space="0" w:color="auto"/>
              <w:bottom w:val="single" w:sz="4" w:space="0" w:color="auto"/>
              <w:right w:val="single" w:sz="4" w:space="0" w:color="auto"/>
            </w:tcBorders>
            <w:hideMark/>
          </w:tcPr>
          <w:p w14:paraId="1BFE230B" w14:textId="0A0187B9" w:rsidR="00C67821" w:rsidRPr="00BC5AF6" w:rsidRDefault="00A72856" w:rsidP="00C67821">
            <w:pPr>
              <w:pStyle w:val="Rubrik-Parterne"/>
              <w:framePr w:w="0" w:wrap="auto" w:vAnchor="margin" w:hAnchor="text" w:yAlign="inline"/>
              <w:jc w:val="left"/>
            </w:pPr>
            <w:r w:rsidRPr="00BC5AF6">
              <w:t xml:space="preserve">Ejendomsselskabet </w:t>
            </w:r>
            <w:r w:rsidR="00B26223" w:rsidRPr="00BC5AF6">
              <w:t>Strandvej 10 Ap</w:t>
            </w:r>
            <w:r w:rsidR="00BC5AF6">
              <w:t>S</w:t>
            </w:r>
          </w:p>
          <w:p w14:paraId="7F9324D9" w14:textId="2AAFD130" w:rsidR="00C67821" w:rsidRPr="00E811D2" w:rsidRDefault="00C67821" w:rsidP="00C67821">
            <w:pPr>
              <w:pStyle w:val="Rubrik-Parterne"/>
              <w:framePr w:w="0" w:wrap="auto" w:vAnchor="margin" w:hAnchor="text" w:yAlign="inline"/>
              <w:jc w:val="left"/>
            </w:pPr>
            <w:r w:rsidRPr="00BC5AF6">
              <w:t xml:space="preserve">CVR-nr. </w:t>
            </w:r>
            <w:r w:rsidR="00B26223" w:rsidRPr="00BC5AF6">
              <w:t>29310793</w:t>
            </w:r>
          </w:p>
          <w:p w14:paraId="4AF9A074" w14:textId="77777777" w:rsidR="00C67821" w:rsidRPr="00E811D2" w:rsidRDefault="00C67821" w:rsidP="00C67821">
            <w:pPr>
              <w:pStyle w:val="Rubrik-Parterne"/>
              <w:framePr w:w="0" w:wrap="auto" w:vAnchor="margin" w:hAnchor="text" w:yAlign="inline"/>
            </w:pPr>
            <w:proofErr w:type="spellStart"/>
            <w:r w:rsidRPr="00E811D2">
              <w:t>Klamsagervej</w:t>
            </w:r>
            <w:proofErr w:type="spellEnd"/>
            <w:r w:rsidRPr="00E811D2">
              <w:t xml:space="preserve"> 16, 1.</w:t>
            </w:r>
          </w:p>
          <w:p w14:paraId="61ED9462" w14:textId="658D5349" w:rsidR="00263AEE" w:rsidRPr="009F7E97" w:rsidRDefault="00C67821" w:rsidP="00C67821">
            <w:pPr>
              <w:pStyle w:val="Rubrik-Parterne"/>
              <w:framePr w:wrap="around"/>
            </w:pPr>
            <w:r w:rsidRPr="00E811D2">
              <w:t>8230 Åbyhøj</w:t>
            </w:r>
          </w:p>
        </w:tc>
      </w:tr>
      <w:tr w:rsidR="00263AEE" w14:paraId="769244FF" w14:textId="77777777" w:rsidTr="00505EE7">
        <w:tc>
          <w:tcPr>
            <w:tcW w:w="2270" w:type="dxa"/>
            <w:tcBorders>
              <w:top w:val="single" w:sz="4" w:space="0" w:color="auto"/>
              <w:left w:val="single" w:sz="4" w:space="0" w:color="auto"/>
              <w:bottom w:val="single" w:sz="4" w:space="0" w:color="auto"/>
              <w:right w:val="single" w:sz="4" w:space="0" w:color="auto"/>
            </w:tcBorders>
          </w:tcPr>
          <w:p w14:paraId="43B711E4"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61362E12" w14:textId="77777777" w:rsidR="00263AEE" w:rsidRDefault="00263AEE" w:rsidP="00505EE7">
            <w:pPr>
              <w:pStyle w:val="Rubrik-Parterne"/>
              <w:framePr w:w="0" w:wrap="auto" w:vAnchor="margin" w:hAnchor="text" w:yAlign="inline"/>
            </w:pPr>
            <w:r>
              <w:t>(herefter benævnt ”Sælger”)</w:t>
            </w:r>
          </w:p>
        </w:tc>
      </w:tr>
      <w:tr w:rsidR="00263AEE" w14:paraId="20492677" w14:textId="77777777" w:rsidTr="00505EE7">
        <w:tc>
          <w:tcPr>
            <w:tcW w:w="2270" w:type="dxa"/>
            <w:tcBorders>
              <w:top w:val="single" w:sz="4" w:space="0" w:color="auto"/>
              <w:left w:val="single" w:sz="4" w:space="0" w:color="auto"/>
              <w:bottom w:val="single" w:sz="4" w:space="0" w:color="auto"/>
              <w:right w:val="single" w:sz="4" w:space="0" w:color="auto"/>
            </w:tcBorders>
          </w:tcPr>
          <w:p w14:paraId="646DF062"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tcPr>
          <w:p w14:paraId="68ABC248" w14:textId="77777777" w:rsidR="00263AEE" w:rsidRDefault="00263AEE" w:rsidP="00505EE7">
            <w:pPr>
              <w:pStyle w:val="Rubrik-Parterne"/>
              <w:framePr w:w="0" w:wrap="auto" w:vAnchor="margin" w:hAnchor="text" w:yAlign="inline"/>
            </w:pPr>
          </w:p>
        </w:tc>
      </w:tr>
      <w:tr w:rsidR="00263AEE" w14:paraId="38E6707E" w14:textId="77777777" w:rsidTr="00505EE7">
        <w:tc>
          <w:tcPr>
            <w:tcW w:w="2270" w:type="dxa"/>
            <w:tcBorders>
              <w:top w:val="single" w:sz="4" w:space="0" w:color="auto"/>
              <w:left w:val="single" w:sz="4" w:space="0" w:color="auto"/>
              <w:bottom w:val="single" w:sz="4" w:space="0" w:color="auto"/>
              <w:right w:val="single" w:sz="4" w:space="0" w:color="auto"/>
            </w:tcBorders>
            <w:hideMark/>
          </w:tcPr>
          <w:p w14:paraId="315562B2" w14:textId="77777777" w:rsidR="00263AEE" w:rsidRDefault="00263AEE" w:rsidP="00505EE7">
            <w:pPr>
              <w:pStyle w:val="Rubrik-Parterne"/>
              <w:framePr w:w="0" w:wrap="auto" w:vAnchor="margin" w:hAnchor="text" w:yAlign="inline"/>
              <w:jc w:val="left"/>
              <w:rPr>
                <w:b/>
              </w:rPr>
            </w:pPr>
            <w:r>
              <w:rPr>
                <w:b/>
              </w:rPr>
              <w:t>OG</w:t>
            </w:r>
          </w:p>
        </w:tc>
        <w:tc>
          <w:tcPr>
            <w:tcW w:w="6610" w:type="dxa"/>
            <w:tcBorders>
              <w:top w:val="single" w:sz="4" w:space="0" w:color="auto"/>
              <w:left w:val="single" w:sz="4" w:space="0" w:color="auto"/>
              <w:bottom w:val="single" w:sz="4" w:space="0" w:color="auto"/>
              <w:right w:val="single" w:sz="4" w:space="0" w:color="auto"/>
            </w:tcBorders>
            <w:hideMark/>
          </w:tcPr>
          <w:p w14:paraId="33B81ABC" w14:textId="77777777" w:rsidR="00263AEE" w:rsidRDefault="00263AEE" w:rsidP="00505EE7">
            <w:pPr>
              <w:pStyle w:val="Rubrik-Parterne"/>
              <w:framePr w:w="0" w:wrap="auto" w:vAnchor="margin" w:hAnchor="text" w:yAlign="inline"/>
            </w:pPr>
            <w:r>
              <w:rPr>
                <w:lang w:val="en-US"/>
              </w:rPr>
              <w:fldChar w:fldCharType="begin">
                <w:ffData>
                  <w:name w:val="Tekst149"/>
                  <w:enabled/>
                  <w:calcOnExit w:val="0"/>
                  <w:textInput>
                    <w:default w:val="[indsæt]"/>
                  </w:textInput>
                </w:ffData>
              </w:fldChar>
            </w:r>
            <w:r>
              <w:rPr>
                <w:lang w:val="en-US"/>
              </w:rPr>
              <w:instrText xml:space="preserve"> FORMTEXT </w:instrText>
            </w:r>
            <w:r>
              <w:rPr>
                <w:lang w:val="en-US"/>
              </w:rPr>
            </w:r>
            <w:r>
              <w:rPr>
                <w:lang w:val="en-US"/>
              </w:rPr>
              <w:fldChar w:fldCharType="separate"/>
            </w:r>
            <w:r>
              <w:rPr>
                <w:noProof/>
                <w:lang w:val="en-US"/>
              </w:rPr>
              <w:t>[indsæt]</w:t>
            </w:r>
            <w:r>
              <w:rPr>
                <w:lang w:val="en-US"/>
              </w:rPr>
              <w:fldChar w:fldCharType="end"/>
            </w:r>
          </w:p>
        </w:tc>
      </w:tr>
      <w:tr w:rsidR="00263AEE" w14:paraId="58F9F7AD" w14:textId="77777777" w:rsidTr="00505EE7">
        <w:tc>
          <w:tcPr>
            <w:tcW w:w="2270" w:type="dxa"/>
            <w:tcBorders>
              <w:top w:val="single" w:sz="4" w:space="0" w:color="auto"/>
              <w:left w:val="single" w:sz="4" w:space="0" w:color="auto"/>
              <w:bottom w:val="single" w:sz="4" w:space="0" w:color="auto"/>
              <w:right w:val="single" w:sz="4" w:space="0" w:color="auto"/>
            </w:tcBorders>
          </w:tcPr>
          <w:p w14:paraId="7B767593"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0A898683" w14:textId="77777777" w:rsidR="00263AEE" w:rsidRDefault="00263AEE" w:rsidP="00505EE7">
            <w:pPr>
              <w:pStyle w:val="Rubrik-Parterne"/>
              <w:framePr w:w="0" w:wrap="auto" w:vAnchor="margin" w:hAnchor="text" w:yAlign="inline"/>
            </w:pPr>
            <w:r>
              <w:rPr>
                <w:lang w:val="en-US"/>
              </w:rPr>
              <w:fldChar w:fldCharType="begin">
                <w:ffData>
                  <w:name w:val="Tekst149"/>
                  <w:enabled/>
                  <w:calcOnExit w:val="0"/>
                  <w:textInput>
                    <w:default w:val="[indsæt]"/>
                  </w:textInput>
                </w:ffData>
              </w:fldChar>
            </w:r>
            <w:r>
              <w:rPr>
                <w:lang w:val="en-US"/>
              </w:rPr>
              <w:instrText xml:space="preserve"> FORMTEXT </w:instrText>
            </w:r>
            <w:r>
              <w:rPr>
                <w:lang w:val="en-US"/>
              </w:rPr>
            </w:r>
            <w:r>
              <w:rPr>
                <w:lang w:val="en-US"/>
              </w:rPr>
              <w:fldChar w:fldCharType="separate"/>
            </w:r>
            <w:r>
              <w:rPr>
                <w:noProof/>
                <w:lang w:val="en-US"/>
              </w:rPr>
              <w:t>[indsæt]</w:t>
            </w:r>
            <w:r>
              <w:rPr>
                <w:lang w:val="en-US"/>
              </w:rPr>
              <w:fldChar w:fldCharType="end"/>
            </w:r>
          </w:p>
        </w:tc>
      </w:tr>
      <w:tr w:rsidR="00263AEE" w14:paraId="4327F41D" w14:textId="77777777" w:rsidTr="00505EE7">
        <w:tc>
          <w:tcPr>
            <w:tcW w:w="2270" w:type="dxa"/>
            <w:tcBorders>
              <w:top w:val="single" w:sz="4" w:space="0" w:color="auto"/>
              <w:left w:val="single" w:sz="4" w:space="0" w:color="auto"/>
              <w:bottom w:val="single" w:sz="4" w:space="0" w:color="auto"/>
              <w:right w:val="single" w:sz="4" w:space="0" w:color="auto"/>
            </w:tcBorders>
          </w:tcPr>
          <w:p w14:paraId="089F8882"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6B44A2D7" w14:textId="77777777" w:rsidR="00263AEE" w:rsidRDefault="00263AEE" w:rsidP="00505EE7">
            <w:pPr>
              <w:pStyle w:val="Rubrik-Parterne"/>
              <w:framePr w:w="0" w:wrap="auto" w:vAnchor="margin" w:hAnchor="text" w:yAlign="inline"/>
            </w:pPr>
            <w:r>
              <w:rPr>
                <w:lang w:val="en-US"/>
              </w:rPr>
              <w:fldChar w:fldCharType="begin">
                <w:ffData>
                  <w:name w:val="Tekst149"/>
                  <w:enabled/>
                  <w:calcOnExit w:val="0"/>
                  <w:textInput>
                    <w:default w:val="[indsæt]"/>
                  </w:textInput>
                </w:ffData>
              </w:fldChar>
            </w:r>
            <w:r>
              <w:rPr>
                <w:lang w:val="en-US"/>
              </w:rPr>
              <w:instrText xml:space="preserve"> FORMTEXT </w:instrText>
            </w:r>
            <w:r>
              <w:rPr>
                <w:lang w:val="en-US"/>
              </w:rPr>
            </w:r>
            <w:r>
              <w:rPr>
                <w:lang w:val="en-US"/>
              </w:rPr>
              <w:fldChar w:fldCharType="separate"/>
            </w:r>
            <w:r>
              <w:rPr>
                <w:noProof/>
                <w:lang w:val="en-US"/>
              </w:rPr>
              <w:t>[indsæt]</w:t>
            </w:r>
            <w:r>
              <w:rPr>
                <w:lang w:val="en-US"/>
              </w:rPr>
              <w:fldChar w:fldCharType="end"/>
            </w:r>
          </w:p>
        </w:tc>
      </w:tr>
      <w:tr w:rsidR="00263AEE" w14:paraId="0E3E0D95" w14:textId="77777777" w:rsidTr="00505EE7">
        <w:tc>
          <w:tcPr>
            <w:tcW w:w="2270" w:type="dxa"/>
            <w:tcBorders>
              <w:top w:val="single" w:sz="4" w:space="0" w:color="auto"/>
              <w:left w:val="single" w:sz="4" w:space="0" w:color="auto"/>
              <w:bottom w:val="single" w:sz="4" w:space="0" w:color="auto"/>
              <w:right w:val="single" w:sz="4" w:space="0" w:color="auto"/>
            </w:tcBorders>
          </w:tcPr>
          <w:p w14:paraId="6ECCC67D"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tcPr>
          <w:p w14:paraId="40E78DF7" w14:textId="77777777" w:rsidR="00263AEE" w:rsidRDefault="00263AEE" w:rsidP="00505EE7">
            <w:pPr>
              <w:pStyle w:val="Rubrik-Parterne"/>
              <w:framePr w:w="0" w:wrap="auto" w:vAnchor="margin" w:hAnchor="text" w:yAlign="inline"/>
              <w:rPr>
                <w:lang w:val="en-US"/>
              </w:rPr>
            </w:pPr>
          </w:p>
        </w:tc>
      </w:tr>
      <w:tr w:rsidR="00263AEE" w14:paraId="05962433" w14:textId="77777777" w:rsidTr="00505EE7">
        <w:tc>
          <w:tcPr>
            <w:tcW w:w="2270" w:type="dxa"/>
            <w:tcBorders>
              <w:top w:val="single" w:sz="4" w:space="0" w:color="auto"/>
              <w:left w:val="single" w:sz="4" w:space="0" w:color="auto"/>
              <w:bottom w:val="single" w:sz="4" w:space="0" w:color="auto"/>
              <w:right w:val="single" w:sz="4" w:space="0" w:color="auto"/>
            </w:tcBorders>
          </w:tcPr>
          <w:p w14:paraId="7D9BC03A"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5B2A6CA0" w14:textId="77777777" w:rsidR="00263AEE" w:rsidRDefault="00263AEE" w:rsidP="00505EE7">
            <w:pPr>
              <w:pStyle w:val="Rubrik-Parterne"/>
              <w:framePr w:w="0" w:wrap="auto" w:vAnchor="margin" w:hAnchor="text" w:yAlign="inline"/>
              <w:rPr>
                <w:lang w:val="en-US"/>
              </w:rPr>
            </w:pPr>
            <w:r>
              <w:rPr>
                <w:lang w:val="en-US"/>
              </w:rPr>
              <w:fldChar w:fldCharType="begin">
                <w:ffData>
                  <w:name w:val="Tekst149"/>
                  <w:enabled/>
                  <w:calcOnExit w:val="0"/>
                  <w:textInput>
                    <w:default w:val="[indsæt]"/>
                  </w:textInput>
                </w:ffData>
              </w:fldChar>
            </w:r>
            <w:r>
              <w:rPr>
                <w:lang w:val="en-US"/>
              </w:rPr>
              <w:instrText xml:space="preserve"> FORMTEXT </w:instrText>
            </w:r>
            <w:r>
              <w:rPr>
                <w:lang w:val="en-US"/>
              </w:rPr>
            </w:r>
            <w:r>
              <w:rPr>
                <w:lang w:val="en-US"/>
              </w:rPr>
              <w:fldChar w:fldCharType="separate"/>
            </w:r>
            <w:r>
              <w:rPr>
                <w:noProof/>
                <w:lang w:val="en-US"/>
              </w:rPr>
              <w:t>[indsæt]</w:t>
            </w:r>
            <w:r>
              <w:rPr>
                <w:lang w:val="en-US"/>
              </w:rPr>
              <w:fldChar w:fldCharType="end"/>
            </w:r>
          </w:p>
        </w:tc>
      </w:tr>
      <w:tr w:rsidR="00263AEE" w14:paraId="65A61A3F" w14:textId="77777777" w:rsidTr="00505EE7">
        <w:tc>
          <w:tcPr>
            <w:tcW w:w="2270" w:type="dxa"/>
            <w:tcBorders>
              <w:top w:val="single" w:sz="4" w:space="0" w:color="auto"/>
              <w:left w:val="single" w:sz="4" w:space="0" w:color="auto"/>
              <w:bottom w:val="single" w:sz="4" w:space="0" w:color="auto"/>
              <w:right w:val="single" w:sz="4" w:space="0" w:color="auto"/>
            </w:tcBorders>
          </w:tcPr>
          <w:p w14:paraId="6BF7657B"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0CFD1F4A" w14:textId="77777777" w:rsidR="00263AEE" w:rsidRDefault="00263AEE" w:rsidP="00505EE7">
            <w:pPr>
              <w:pStyle w:val="Rubrik-Parterne"/>
              <w:framePr w:w="0" w:wrap="auto" w:vAnchor="margin" w:hAnchor="text" w:yAlign="inline"/>
              <w:rPr>
                <w:lang w:val="en-US"/>
              </w:rPr>
            </w:pPr>
            <w:r>
              <w:rPr>
                <w:lang w:val="en-US"/>
              </w:rPr>
              <w:fldChar w:fldCharType="begin">
                <w:ffData>
                  <w:name w:val="Tekst149"/>
                  <w:enabled/>
                  <w:calcOnExit w:val="0"/>
                  <w:textInput>
                    <w:default w:val="[indsæt]"/>
                  </w:textInput>
                </w:ffData>
              </w:fldChar>
            </w:r>
            <w:r>
              <w:rPr>
                <w:lang w:val="en-US"/>
              </w:rPr>
              <w:instrText xml:space="preserve"> FORMTEXT </w:instrText>
            </w:r>
            <w:r>
              <w:rPr>
                <w:lang w:val="en-US"/>
              </w:rPr>
            </w:r>
            <w:r>
              <w:rPr>
                <w:lang w:val="en-US"/>
              </w:rPr>
              <w:fldChar w:fldCharType="separate"/>
            </w:r>
            <w:r>
              <w:rPr>
                <w:noProof/>
                <w:lang w:val="en-US"/>
              </w:rPr>
              <w:t>[indsæt]</w:t>
            </w:r>
            <w:r>
              <w:rPr>
                <w:lang w:val="en-US"/>
              </w:rPr>
              <w:fldChar w:fldCharType="end"/>
            </w:r>
          </w:p>
        </w:tc>
      </w:tr>
      <w:tr w:rsidR="00263AEE" w14:paraId="16F54147" w14:textId="77777777" w:rsidTr="00505EE7">
        <w:tc>
          <w:tcPr>
            <w:tcW w:w="2270" w:type="dxa"/>
            <w:tcBorders>
              <w:top w:val="single" w:sz="4" w:space="0" w:color="auto"/>
              <w:left w:val="single" w:sz="4" w:space="0" w:color="auto"/>
              <w:bottom w:val="single" w:sz="4" w:space="0" w:color="auto"/>
              <w:right w:val="single" w:sz="4" w:space="0" w:color="auto"/>
            </w:tcBorders>
          </w:tcPr>
          <w:p w14:paraId="3049BDDA"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18051B4E" w14:textId="77777777" w:rsidR="00263AEE" w:rsidRDefault="00263AEE" w:rsidP="00505EE7">
            <w:pPr>
              <w:pStyle w:val="Rubrik-Parterne"/>
              <w:framePr w:w="0" w:wrap="auto" w:vAnchor="margin" w:hAnchor="text" w:yAlign="inline"/>
              <w:rPr>
                <w:lang w:val="en-US"/>
              </w:rPr>
            </w:pPr>
            <w:r>
              <w:rPr>
                <w:lang w:val="en-US"/>
              </w:rPr>
              <w:fldChar w:fldCharType="begin">
                <w:ffData>
                  <w:name w:val="Tekst149"/>
                  <w:enabled/>
                  <w:calcOnExit w:val="0"/>
                  <w:textInput>
                    <w:default w:val="[indsæt]"/>
                  </w:textInput>
                </w:ffData>
              </w:fldChar>
            </w:r>
            <w:r>
              <w:rPr>
                <w:lang w:val="en-US"/>
              </w:rPr>
              <w:instrText xml:space="preserve"> FORMTEXT </w:instrText>
            </w:r>
            <w:r>
              <w:rPr>
                <w:lang w:val="en-US"/>
              </w:rPr>
            </w:r>
            <w:r>
              <w:rPr>
                <w:lang w:val="en-US"/>
              </w:rPr>
              <w:fldChar w:fldCharType="separate"/>
            </w:r>
            <w:r>
              <w:rPr>
                <w:noProof/>
                <w:lang w:val="en-US"/>
              </w:rPr>
              <w:t>[indsæt]</w:t>
            </w:r>
            <w:r>
              <w:rPr>
                <w:lang w:val="en-US"/>
              </w:rPr>
              <w:fldChar w:fldCharType="end"/>
            </w:r>
          </w:p>
        </w:tc>
      </w:tr>
      <w:tr w:rsidR="00263AEE" w14:paraId="76A230CB" w14:textId="77777777" w:rsidTr="00505EE7">
        <w:tc>
          <w:tcPr>
            <w:tcW w:w="2270" w:type="dxa"/>
            <w:tcBorders>
              <w:top w:val="single" w:sz="4" w:space="0" w:color="auto"/>
              <w:left w:val="single" w:sz="4" w:space="0" w:color="auto"/>
              <w:bottom w:val="single" w:sz="4" w:space="0" w:color="auto"/>
              <w:right w:val="single" w:sz="4" w:space="0" w:color="auto"/>
            </w:tcBorders>
          </w:tcPr>
          <w:p w14:paraId="59D5EE46"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7F22D715" w14:textId="77777777" w:rsidR="00263AEE" w:rsidRDefault="00263AEE" w:rsidP="00505EE7">
            <w:pPr>
              <w:pStyle w:val="Rubrik-Parterne"/>
              <w:framePr w:w="0" w:wrap="auto" w:vAnchor="margin" w:hAnchor="text" w:yAlign="inline"/>
            </w:pPr>
            <w:r>
              <w:t>(herefter benævnt ”Køber”)</w:t>
            </w:r>
          </w:p>
        </w:tc>
      </w:tr>
      <w:tr w:rsidR="00263AEE" w14:paraId="271FA0B9" w14:textId="77777777" w:rsidTr="00505EE7">
        <w:tc>
          <w:tcPr>
            <w:tcW w:w="2270" w:type="dxa"/>
            <w:tcBorders>
              <w:top w:val="single" w:sz="4" w:space="0" w:color="auto"/>
              <w:left w:val="single" w:sz="4" w:space="0" w:color="auto"/>
              <w:bottom w:val="single" w:sz="4" w:space="0" w:color="auto"/>
              <w:right w:val="single" w:sz="4" w:space="0" w:color="auto"/>
            </w:tcBorders>
          </w:tcPr>
          <w:p w14:paraId="4736D8CD"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tcPr>
          <w:p w14:paraId="1E281075" w14:textId="77777777" w:rsidR="00263AEE" w:rsidRDefault="00263AEE" w:rsidP="00505EE7">
            <w:pPr>
              <w:pStyle w:val="Rubrik-Parterne"/>
              <w:framePr w:w="0" w:wrap="auto" w:vAnchor="margin" w:hAnchor="text" w:yAlign="inline"/>
            </w:pPr>
          </w:p>
          <w:p w14:paraId="020C2622" w14:textId="77777777" w:rsidR="00263AEE" w:rsidRDefault="00263AEE" w:rsidP="00505EE7">
            <w:pPr>
              <w:pStyle w:val="Rubrik-Parterne"/>
              <w:framePr w:w="0" w:wrap="auto" w:vAnchor="margin" w:hAnchor="text" w:yAlign="inline"/>
            </w:pPr>
          </w:p>
        </w:tc>
      </w:tr>
      <w:tr w:rsidR="00263AEE" w14:paraId="369427B1" w14:textId="77777777" w:rsidTr="00505EE7">
        <w:tc>
          <w:tcPr>
            <w:tcW w:w="2270" w:type="dxa"/>
            <w:tcBorders>
              <w:top w:val="single" w:sz="4" w:space="0" w:color="auto"/>
              <w:left w:val="single" w:sz="4" w:space="0" w:color="auto"/>
              <w:bottom w:val="single" w:sz="4" w:space="0" w:color="auto"/>
              <w:right w:val="single" w:sz="4" w:space="0" w:color="auto"/>
            </w:tcBorders>
          </w:tcPr>
          <w:p w14:paraId="03659FCC"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6CAFFD45" w14:textId="77777777" w:rsidR="00263AEE" w:rsidRDefault="00263AEE" w:rsidP="00505EE7">
            <w:pPr>
              <w:pStyle w:val="Rubrik-Parterne"/>
              <w:framePr w:w="0" w:wrap="auto" w:vAnchor="margin" w:hAnchor="text" w:yAlign="inline"/>
            </w:pPr>
            <w:r>
              <w:t xml:space="preserve">er d.d. indgået aftale om køb af </w:t>
            </w:r>
          </w:p>
        </w:tc>
      </w:tr>
      <w:tr w:rsidR="00263AEE" w14:paraId="22A70C7C" w14:textId="77777777" w:rsidTr="00505EE7">
        <w:tc>
          <w:tcPr>
            <w:tcW w:w="2270" w:type="dxa"/>
            <w:tcBorders>
              <w:top w:val="single" w:sz="4" w:space="0" w:color="auto"/>
              <w:left w:val="single" w:sz="4" w:space="0" w:color="auto"/>
              <w:bottom w:val="single" w:sz="4" w:space="0" w:color="auto"/>
              <w:right w:val="single" w:sz="4" w:space="0" w:color="auto"/>
            </w:tcBorders>
          </w:tcPr>
          <w:p w14:paraId="6CC3933B"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tcPr>
          <w:p w14:paraId="25F427C9" w14:textId="77777777" w:rsidR="00263AEE" w:rsidRDefault="00263AEE" w:rsidP="00505EE7">
            <w:pPr>
              <w:pStyle w:val="Rubrik-Parterne"/>
              <w:framePr w:w="0" w:wrap="auto" w:vAnchor="margin" w:hAnchor="text" w:yAlign="inline"/>
            </w:pPr>
          </w:p>
        </w:tc>
      </w:tr>
      <w:tr w:rsidR="00263AEE" w14:paraId="70C70FB5" w14:textId="77777777" w:rsidTr="00505EE7">
        <w:tc>
          <w:tcPr>
            <w:tcW w:w="2270" w:type="dxa"/>
            <w:tcBorders>
              <w:top w:val="single" w:sz="4" w:space="0" w:color="auto"/>
              <w:left w:val="single" w:sz="4" w:space="0" w:color="auto"/>
              <w:bottom w:val="single" w:sz="4" w:space="0" w:color="auto"/>
              <w:right w:val="single" w:sz="4" w:space="0" w:color="auto"/>
            </w:tcBorders>
          </w:tcPr>
          <w:p w14:paraId="7D96A8F1"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hideMark/>
          </w:tcPr>
          <w:p w14:paraId="17DC12B9" w14:textId="3C619F52" w:rsidR="00263AEE" w:rsidRPr="00E811D2" w:rsidRDefault="00263AEE" w:rsidP="00505EE7">
            <w:pPr>
              <w:pStyle w:val="Rubrik-Parterne"/>
              <w:framePr w:w="0" w:wrap="auto" w:vAnchor="margin" w:hAnchor="text" w:yAlign="inline"/>
            </w:pPr>
            <w:r w:rsidRPr="00E811D2">
              <w:t xml:space="preserve">Ejerlejlighed nr. </w:t>
            </w:r>
            <w:r w:rsidRPr="00E811D2">
              <w:rPr>
                <w:lang w:val="en-US"/>
              </w:rPr>
              <w:fldChar w:fldCharType="begin">
                <w:ffData>
                  <w:name w:val="Tekst149"/>
                  <w:enabled/>
                  <w:calcOnExit w:val="0"/>
                  <w:textInput>
                    <w:default w:val="[indsæt]"/>
                  </w:textInput>
                </w:ffData>
              </w:fldChar>
            </w:r>
            <w:r w:rsidRPr="00E811D2">
              <w:instrText xml:space="preserve"> FORMTEXT </w:instrText>
            </w:r>
            <w:r w:rsidRPr="00E811D2">
              <w:rPr>
                <w:lang w:val="en-US"/>
              </w:rPr>
            </w:r>
            <w:r w:rsidRPr="00E811D2">
              <w:rPr>
                <w:lang w:val="en-US"/>
              </w:rPr>
              <w:fldChar w:fldCharType="separate"/>
            </w:r>
            <w:r w:rsidRPr="00E811D2">
              <w:rPr>
                <w:noProof/>
              </w:rPr>
              <w:t>[indsæt]</w:t>
            </w:r>
            <w:r w:rsidRPr="00E811D2">
              <w:rPr>
                <w:lang w:val="en-US"/>
              </w:rPr>
              <w:fldChar w:fldCharType="end"/>
            </w:r>
            <w:r w:rsidRPr="00E811D2">
              <w:t xml:space="preserve"> af </w:t>
            </w:r>
            <w:bookmarkStart w:id="19" w:name="_Hlk90629565"/>
            <w:r w:rsidRPr="00E811D2">
              <w:t xml:space="preserve">matr.nr. </w:t>
            </w:r>
            <w:r w:rsidR="00317405" w:rsidRPr="00E811D2">
              <w:t>195</w:t>
            </w:r>
            <w:r w:rsidR="003976AB" w:rsidRPr="00E811D2">
              <w:t>c Ebeltoft Bygrunde</w:t>
            </w:r>
            <w:r w:rsidR="003976AB" w:rsidRPr="00E811D2">
              <w:rPr>
                <w:strike/>
              </w:rPr>
              <w:t xml:space="preserve"> </w:t>
            </w:r>
            <w:bookmarkEnd w:id="19"/>
          </w:p>
        </w:tc>
      </w:tr>
      <w:tr w:rsidR="00263AEE" w14:paraId="4E9668BE" w14:textId="77777777" w:rsidTr="00505EE7">
        <w:tc>
          <w:tcPr>
            <w:tcW w:w="2270" w:type="dxa"/>
            <w:tcBorders>
              <w:top w:val="single" w:sz="4" w:space="0" w:color="auto"/>
              <w:left w:val="single" w:sz="4" w:space="0" w:color="auto"/>
              <w:bottom w:val="single" w:sz="4" w:space="0" w:color="auto"/>
              <w:right w:val="single" w:sz="4" w:space="0" w:color="auto"/>
            </w:tcBorders>
          </w:tcPr>
          <w:p w14:paraId="1FB27E0E" w14:textId="77777777" w:rsidR="00263AEE" w:rsidRDefault="00263AEE" w:rsidP="00505EE7">
            <w:pPr>
              <w:pStyle w:val="Rubrik-Parterne"/>
              <w:framePr w:w="0" w:wrap="auto" w:vAnchor="margin" w:hAnchor="text" w:yAlign="inline"/>
              <w:jc w:val="left"/>
              <w:rPr>
                <w:b/>
              </w:rPr>
            </w:pPr>
          </w:p>
        </w:tc>
        <w:tc>
          <w:tcPr>
            <w:tcW w:w="6610" w:type="dxa"/>
            <w:tcBorders>
              <w:top w:val="single" w:sz="4" w:space="0" w:color="auto"/>
              <w:left w:val="single" w:sz="4" w:space="0" w:color="auto"/>
              <w:bottom w:val="single" w:sz="4" w:space="0" w:color="auto"/>
              <w:right w:val="single" w:sz="4" w:space="0" w:color="auto"/>
            </w:tcBorders>
          </w:tcPr>
          <w:p w14:paraId="1D9A96C3" w14:textId="77777777" w:rsidR="00263AEE" w:rsidRPr="00E811D2" w:rsidRDefault="00263AEE" w:rsidP="00505EE7">
            <w:pPr>
              <w:pStyle w:val="Rubrik-Parterne"/>
              <w:framePr w:w="0" w:wrap="auto" w:vAnchor="margin" w:hAnchor="text" w:yAlign="inline"/>
            </w:pPr>
          </w:p>
        </w:tc>
      </w:tr>
    </w:tbl>
    <w:p w14:paraId="4FC93EA5" w14:textId="2E96D77D" w:rsidR="00E2672F" w:rsidRPr="007B6ABA" w:rsidRDefault="00FE0391" w:rsidP="00E2672F">
      <w:pPr>
        <w:pStyle w:val="Overskrift2"/>
        <w:rPr>
          <w:rFonts w:eastAsia="Times New Roman"/>
          <w:szCs w:val="19"/>
        </w:rPr>
      </w:pPr>
      <w:r>
        <w:rPr>
          <w:b w:val="0"/>
          <w:bCs/>
        </w:rPr>
        <w:t xml:space="preserve">Der vil af Sælger på overtagelsesdagen blive udleveret en nøglefærdig ejerlejlighed i en nyopført bygning på ejendommen matr.nr. </w:t>
      </w:r>
      <w:r w:rsidR="00443C88">
        <w:rPr>
          <w:b w:val="0"/>
          <w:bCs/>
        </w:rPr>
        <w:t>195c Ebeltoft Bygrunde (herefter Hovedejendommen”) med et BBR-areal på [indsæt] m</w:t>
      </w:r>
      <w:r w:rsidR="00443C88">
        <w:rPr>
          <w:b w:val="0"/>
          <w:bCs/>
          <w:vertAlign w:val="superscript"/>
        </w:rPr>
        <w:t>2</w:t>
      </w:r>
      <w:r w:rsidR="003B5EB3">
        <w:rPr>
          <w:b w:val="0"/>
          <w:bCs/>
        </w:rPr>
        <w:t>, [indsæt]</w:t>
      </w:r>
      <w:r w:rsidR="004158FE">
        <w:rPr>
          <w:b w:val="0"/>
          <w:bCs/>
        </w:rPr>
        <w:t>m</w:t>
      </w:r>
      <w:r w:rsidR="004158FE">
        <w:rPr>
          <w:b w:val="0"/>
          <w:bCs/>
          <w:vertAlign w:val="superscript"/>
        </w:rPr>
        <w:t>2</w:t>
      </w:r>
      <w:r w:rsidR="004158FE">
        <w:rPr>
          <w:b w:val="0"/>
          <w:bCs/>
        </w:rPr>
        <w:t>, heraf</w:t>
      </w:r>
      <w:r w:rsidR="003B5EB3">
        <w:rPr>
          <w:b w:val="0"/>
          <w:bCs/>
        </w:rPr>
        <w:t xml:space="preserve"> boligareal [indsæt] samt depotrum</w:t>
      </w:r>
      <w:r w:rsidR="004158FE">
        <w:rPr>
          <w:b w:val="0"/>
          <w:bCs/>
        </w:rPr>
        <w:t xml:space="preserve"> og et fordelingstal på [indsæt]</w:t>
      </w:r>
      <w:r w:rsidR="00A87980">
        <w:rPr>
          <w:b w:val="0"/>
          <w:bCs/>
        </w:rPr>
        <w:t xml:space="preserve">, jf. foreløbig anmeldelse og fortegnelse over ejerlejligheder udarbejdet af  </w:t>
      </w:r>
      <w:r w:rsidR="007E6433">
        <w:rPr>
          <w:b w:val="0"/>
          <w:bCs/>
          <w:noProof/>
          <w:snapToGrid w:val="0"/>
        </w:rPr>
        <w:t>[</w:t>
      </w:r>
      <w:r w:rsidR="007E6433" w:rsidRPr="00FF2150">
        <w:rPr>
          <w:b w:val="0"/>
          <w:bCs/>
          <w:i/>
          <w:iCs/>
          <w:noProof/>
          <w:snapToGrid w:val="0"/>
          <w:highlight w:val="yellow"/>
        </w:rPr>
        <w:t>indsæt landinspektør</w:t>
      </w:r>
      <w:r w:rsidR="007E6433">
        <w:rPr>
          <w:b w:val="0"/>
          <w:bCs/>
          <w:noProof/>
          <w:snapToGrid w:val="0"/>
        </w:rPr>
        <w:t>]</w:t>
      </w:r>
      <w:r w:rsidR="007E6433" w:rsidRPr="00B473DE">
        <w:rPr>
          <w:b w:val="0"/>
          <w:bCs/>
        </w:rPr>
        <w:t xml:space="preserve">, </w:t>
      </w:r>
      <w:r w:rsidR="00E2672F" w:rsidRPr="00B473DE">
        <w:rPr>
          <w:b w:val="0"/>
          <w:bCs/>
        </w:rPr>
        <w:t xml:space="preserve">der vedlægges som </w:t>
      </w:r>
      <w:r w:rsidR="00E2672F" w:rsidRPr="00D96485">
        <w:t>bilag 1.1a</w:t>
      </w:r>
      <w:r w:rsidR="00E2672F" w:rsidRPr="00D96485">
        <w:rPr>
          <w:b w:val="0"/>
          <w:bCs/>
        </w:rPr>
        <w:t>.</w:t>
      </w:r>
      <w:r w:rsidR="00E2672F" w:rsidRPr="00B473DE">
        <w:rPr>
          <w:b w:val="0"/>
          <w:bCs/>
        </w:rPr>
        <w:t xml:space="preserve"> </w:t>
      </w:r>
      <w:r w:rsidR="00E2672F" w:rsidRPr="00AE48AF">
        <w:rPr>
          <w:b w:val="0"/>
          <w:bCs/>
        </w:rPr>
        <w:t>Hovedejendommen</w:t>
      </w:r>
      <w:r w:rsidR="00E2672F">
        <w:rPr>
          <w:b w:val="0"/>
          <w:bCs/>
        </w:rPr>
        <w:t>s</w:t>
      </w:r>
      <w:r w:rsidR="00E2672F" w:rsidRPr="00AE48AF">
        <w:rPr>
          <w:b w:val="0"/>
          <w:bCs/>
        </w:rPr>
        <w:t xml:space="preserve"> </w:t>
      </w:r>
      <w:r w:rsidR="00E2672F" w:rsidRPr="00E811D2">
        <w:rPr>
          <w:b w:val="0"/>
          <w:bCs/>
        </w:rPr>
        <w:t xml:space="preserve">grundareal udgør </w:t>
      </w:r>
      <w:r w:rsidR="0061181A" w:rsidRPr="00E811D2">
        <w:rPr>
          <w:b w:val="0"/>
          <w:bCs/>
        </w:rPr>
        <w:t>8.541</w:t>
      </w:r>
      <w:r w:rsidR="00E2672F" w:rsidRPr="00E811D2">
        <w:rPr>
          <w:b w:val="0"/>
          <w:bCs/>
        </w:rPr>
        <w:t xml:space="preserve"> </w:t>
      </w:r>
      <w:r w:rsidR="00E2672F" w:rsidRPr="00E811D2">
        <w:rPr>
          <w:b w:val="0"/>
          <w:bCs/>
          <w:noProof/>
          <w:snapToGrid w:val="0"/>
        </w:rPr>
        <w:t>m</w:t>
      </w:r>
      <w:r w:rsidR="00E2672F" w:rsidRPr="00E811D2">
        <w:rPr>
          <w:b w:val="0"/>
          <w:bCs/>
          <w:vertAlign w:val="superscript"/>
        </w:rPr>
        <w:t>2</w:t>
      </w:r>
      <w:r w:rsidR="00E2672F" w:rsidRPr="00E811D2">
        <w:rPr>
          <w:b w:val="0"/>
          <w:bCs/>
        </w:rPr>
        <w:t>,</w:t>
      </w:r>
      <w:r w:rsidR="00E2672F" w:rsidRPr="00AE48AF">
        <w:rPr>
          <w:b w:val="0"/>
          <w:bCs/>
        </w:rPr>
        <w:t xml:space="preserve"> jf. vedhæftede rids udarbejdet af </w:t>
      </w:r>
      <w:r w:rsidR="0061181A">
        <w:rPr>
          <w:b w:val="0"/>
          <w:bCs/>
          <w:noProof/>
          <w:snapToGrid w:val="0"/>
        </w:rPr>
        <w:t>[</w:t>
      </w:r>
      <w:r w:rsidR="0061181A" w:rsidRPr="00FF2150">
        <w:rPr>
          <w:b w:val="0"/>
          <w:bCs/>
          <w:i/>
          <w:iCs/>
          <w:noProof/>
          <w:snapToGrid w:val="0"/>
          <w:highlight w:val="yellow"/>
        </w:rPr>
        <w:t>indsæt landinspektør</w:t>
      </w:r>
      <w:r w:rsidR="0061181A">
        <w:rPr>
          <w:b w:val="0"/>
          <w:bCs/>
          <w:noProof/>
          <w:snapToGrid w:val="0"/>
        </w:rPr>
        <w:t>]</w:t>
      </w:r>
      <w:r w:rsidR="00E2672F">
        <w:rPr>
          <w:b w:val="0"/>
          <w:bCs/>
        </w:rPr>
        <w:t>,</w:t>
      </w:r>
      <w:r w:rsidR="00E2672F" w:rsidRPr="00AE48AF">
        <w:rPr>
          <w:b w:val="0"/>
          <w:bCs/>
        </w:rPr>
        <w:t xml:space="preserve"> </w:t>
      </w:r>
      <w:r w:rsidR="00E2672F" w:rsidRPr="00D96485">
        <w:t>bilag 1.1b</w:t>
      </w:r>
      <w:r w:rsidR="00E2672F" w:rsidRPr="00D96485">
        <w:rPr>
          <w:b w:val="0"/>
          <w:bCs/>
        </w:rPr>
        <w:t>.</w:t>
      </w:r>
      <w:r w:rsidR="00E2672F">
        <w:rPr>
          <w:b w:val="0"/>
          <w:bCs/>
        </w:rPr>
        <w:t xml:space="preserve"> </w:t>
      </w:r>
      <w:r w:rsidR="00E2672F" w:rsidRPr="007B6ABA">
        <w:rPr>
          <w:rFonts w:eastAsia="Times New Roman"/>
          <w:b w:val="0"/>
          <w:bCs/>
          <w:szCs w:val="19"/>
        </w:rPr>
        <w:t>Foreløbig beregning af bygning</w:t>
      </w:r>
      <w:r w:rsidR="007B6ABA" w:rsidRPr="007B6ABA">
        <w:rPr>
          <w:rFonts w:eastAsia="Times New Roman"/>
          <w:b w:val="0"/>
          <w:bCs/>
          <w:szCs w:val="19"/>
        </w:rPr>
        <w:t xml:space="preserve">sarealer </w:t>
      </w:r>
      <w:r w:rsidR="00E2672F" w:rsidRPr="007B6ABA">
        <w:rPr>
          <w:rFonts w:eastAsia="Times New Roman"/>
          <w:b w:val="0"/>
          <w:bCs/>
          <w:szCs w:val="19"/>
        </w:rPr>
        <w:t xml:space="preserve">udarbejdet af </w:t>
      </w:r>
      <w:r w:rsidR="0061181A">
        <w:rPr>
          <w:b w:val="0"/>
          <w:bCs/>
          <w:noProof/>
          <w:snapToGrid w:val="0"/>
        </w:rPr>
        <w:t>[</w:t>
      </w:r>
      <w:r w:rsidR="0061181A" w:rsidRPr="00FF2150">
        <w:rPr>
          <w:b w:val="0"/>
          <w:bCs/>
          <w:i/>
          <w:iCs/>
          <w:noProof/>
          <w:snapToGrid w:val="0"/>
          <w:highlight w:val="yellow"/>
        </w:rPr>
        <w:t>indsæt landinspektør</w:t>
      </w:r>
      <w:r w:rsidR="0061181A">
        <w:rPr>
          <w:b w:val="0"/>
          <w:bCs/>
          <w:noProof/>
          <w:snapToGrid w:val="0"/>
        </w:rPr>
        <w:t>]</w:t>
      </w:r>
      <w:r w:rsidR="00E2672F" w:rsidRPr="00CD6514">
        <w:rPr>
          <w:rFonts w:eastAsia="Times New Roman"/>
          <w:b w:val="0"/>
          <w:bCs/>
          <w:szCs w:val="19"/>
          <w:highlight w:val="yellow"/>
        </w:rPr>
        <w:t xml:space="preserve"> </w:t>
      </w:r>
      <w:r w:rsidR="00E2672F" w:rsidRPr="007B6ABA">
        <w:rPr>
          <w:rFonts w:eastAsia="Times New Roman"/>
          <w:b w:val="0"/>
          <w:bCs/>
          <w:szCs w:val="19"/>
        </w:rPr>
        <w:t>er vedlagt som</w:t>
      </w:r>
      <w:r w:rsidR="00E2672F" w:rsidRPr="007B6ABA">
        <w:rPr>
          <w:rFonts w:eastAsia="Times New Roman"/>
          <w:szCs w:val="19"/>
        </w:rPr>
        <w:t xml:space="preserve"> bilag 1.1c.</w:t>
      </w:r>
    </w:p>
    <w:p w14:paraId="4B5D78DB" w14:textId="4CF9EA30" w:rsidR="00556D87" w:rsidRDefault="00556D87" w:rsidP="00556D87">
      <w:pPr>
        <w:pStyle w:val="Overskrift2"/>
        <w:rPr>
          <w:b w:val="0"/>
          <w:bCs/>
        </w:rPr>
      </w:pPr>
      <w:r w:rsidRPr="00CF7FCD">
        <w:rPr>
          <w:b w:val="0"/>
          <w:bCs/>
        </w:rPr>
        <w:t>Ved BBR-areal forstås bruttoetageareal for den enkelte ejerlejlighed opgjort i henhold til ”BBR-instruksen” (Bekendtgørelse nr. 311 af 27.6.1983 om beregning af arealet af boliger og erhvervslokaler) med tillæg af ejerlejlighedens ligelige andel af det fælles adgangsareal, altangange og installations- og elevatorskakte, jf. bilag</w:t>
      </w:r>
      <w:r w:rsidR="0019040E">
        <w:rPr>
          <w:b w:val="0"/>
          <w:bCs/>
        </w:rPr>
        <w:t xml:space="preserve"> 1.a.</w:t>
      </w:r>
    </w:p>
    <w:p w14:paraId="1C4B7F83" w14:textId="77777777" w:rsidR="00556D87" w:rsidRPr="00515ADA" w:rsidRDefault="00556D87" w:rsidP="00556D87">
      <w:pPr>
        <w:pStyle w:val="Overskrift2"/>
        <w:rPr>
          <w:b w:val="0"/>
          <w:bCs/>
        </w:rPr>
      </w:pPr>
      <w:r w:rsidRPr="00515ADA">
        <w:rPr>
          <w:b w:val="0"/>
          <w:bCs/>
        </w:rPr>
        <w:t>Ved tinglyst areal forstås bruttoetageareal for den enkelte ejerlejlighed opgjort i henhold til Cirkulære nr. 177 af 25. august 1977 om ejerlejligheder og om boligfællesskaber. Det tinglyste areal er ekskl. åbne altaner og terrasser, åbne indgangspartier og porte m.v., og indeholder således ikke tillæg af andel af fællesarealer.</w:t>
      </w:r>
    </w:p>
    <w:p w14:paraId="0A543B70" w14:textId="11BA93F6" w:rsidR="00E86565" w:rsidRDefault="00E86565" w:rsidP="00E86565">
      <w:pPr>
        <w:pStyle w:val="Overskrift2"/>
        <w:rPr>
          <w:b w:val="0"/>
        </w:rPr>
      </w:pPr>
      <w:r w:rsidRPr="00515ADA">
        <w:rPr>
          <w:b w:val="0"/>
        </w:rPr>
        <w:t xml:space="preserve">Ejerlejlighedens endelige tinglyste areal og fordelingstal vil fremgå af den endelige ejerlejlighedsopdeling af Hovedejendommen, som Køber er forpligtet til at acceptere, ligesom Køber er forpligtet til at acceptere ejerlejlighedens endelige BBR-areal. </w:t>
      </w:r>
      <w:r w:rsidRPr="0051422C">
        <w:rPr>
          <w:b w:val="0"/>
        </w:rPr>
        <w:t xml:space="preserve">Når opførelsen af ejerlejligheder er nået så langt, at landinspektøren kan foretage opmåling, opdeles ejendommen </w:t>
      </w:r>
      <w:r w:rsidRPr="0051422C">
        <w:rPr>
          <w:b w:val="0"/>
        </w:rPr>
        <w:lastRenderedPageBreak/>
        <w:t>i ejerlejligheder. Nummereringen af ejerlejligheder</w:t>
      </w:r>
      <w:r w:rsidR="00C753D2">
        <w:rPr>
          <w:b w:val="0"/>
        </w:rPr>
        <w:t>ne</w:t>
      </w:r>
      <w:r w:rsidRPr="0051422C">
        <w:rPr>
          <w:b w:val="0"/>
        </w:rPr>
        <w:t xml:space="preserve"> er derfor foreløbig og ændringer kan forekomme.</w:t>
      </w:r>
    </w:p>
    <w:p w14:paraId="22C34C14" w14:textId="77777777" w:rsidR="003E2E47" w:rsidRPr="00B34C6C" w:rsidRDefault="003E2E47" w:rsidP="003E2E47">
      <w:pPr>
        <w:pStyle w:val="Overskrift2"/>
        <w:rPr>
          <w:b w:val="0"/>
        </w:rPr>
      </w:pPr>
      <w:r w:rsidRPr="00B34C6C">
        <w:rPr>
          <w:b w:val="0"/>
        </w:rPr>
        <w:t>Køber kan ikke, bortset fra hvad der følger nedenfor af punkt 1.6 – 1.11, rette krav mod Sælger som følge af ændringer i ejerlejlighedens endelige areal, det være sig tinglyst areal og/eller BBR-areal, set i forhold til ejerlejlighedens forventede areal. Tilsvarende gælder for ændringer i størrelsen af depotrum og altanernes areal.</w:t>
      </w:r>
    </w:p>
    <w:p w14:paraId="312A6B70" w14:textId="7F2321CB" w:rsidR="003E2E47" w:rsidRDefault="003E2E47" w:rsidP="003E2E47">
      <w:pPr>
        <w:pStyle w:val="Overskrift2"/>
        <w:rPr>
          <w:b w:val="0"/>
          <w:bCs/>
        </w:rPr>
      </w:pPr>
      <w:r>
        <w:rPr>
          <w:b w:val="0"/>
          <w:bCs/>
        </w:rPr>
        <w:t xml:space="preserve">Ændringer i ejerlejlighedens tinglyste areal til beboelse medfører ikke ret til ændringer i købesummen, </w:t>
      </w:r>
      <w:proofErr w:type="gramStart"/>
      <w:r>
        <w:rPr>
          <w:b w:val="0"/>
          <w:bCs/>
        </w:rPr>
        <w:t>såfremt</w:t>
      </w:r>
      <w:proofErr w:type="gramEnd"/>
      <w:r>
        <w:rPr>
          <w:b w:val="0"/>
          <w:bCs/>
        </w:rPr>
        <w:t xml:space="preserve"> afvigelsen er mindre end 3 %, set i forhold til det i punkt</w:t>
      </w:r>
      <w:r w:rsidR="00E559AA">
        <w:rPr>
          <w:b w:val="0"/>
          <w:bCs/>
        </w:rPr>
        <w:t xml:space="preserve"> 1.1</w:t>
      </w:r>
      <w:r>
        <w:rPr>
          <w:b w:val="0"/>
          <w:bCs/>
        </w:rPr>
        <w:t xml:space="preserve"> forventede tinglyste areal. Dette omfatter dog ikke eventuelle ændringer i det til ejerlejligheden tilhørende depotrum, da prisen ikke reguleres ved afvigelser i depotrummets størrelse jf. punkt 2.6. </w:t>
      </w:r>
    </w:p>
    <w:p w14:paraId="2BDB27A9" w14:textId="5D802F1F" w:rsidR="008168AB" w:rsidRPr="00B34C6C" w:rsidRDefault="008168AB" w:rsidP="008168AB">
      <w:pPr>
        <w:pStyle w:val="Overskrift2"/>
        <w:rPr>
          <w:b w:val="0"/>
        </w:rPr>
      </w:pPr>
      <w:r w:rsidRPr="00B34C6C">
        <w:rPr>
          <w:b w:val="0"/>
        </w:rPr>
        <w:t>Formindskes ejerlejlighedens endelige tinglyste areal til beboelse med 3 % eller mere, set i forhold til det i punkt</w:t>
      </w:r>
      <w:r w:rsidR="00E559AA">
        <w:rPr>
          <w:b w:val="0"/>
        </w:rPr>
        <w:t xml:space="preserve"> 1.1</w:t>
      </w:r>
      <w:r w:rsidRPr="00B34C6C">
        <w:rPr>
          <w:b w:val="0"/>
        </w:rPr>
        <w:t xml:space="preserve"> forventede tinglyste areal til beboelse, er Sælger forpligtet til at regulere købesummen med den aftalte pris pr. m</w:t>
      </w:r>
      <w:r w:rsidRPr="00B34C6C">
        <w:rPr>
          <w:b w:val="0"/>
          <w:vertAlign w:val="superscript"/>
        </w:rPr>
        <w:t>2</w:t>
      </w:r>
      <w:r w:rsidRPr="00B34C6C">
        <w:rPr>
          <w:b w:val="0"/>
        </w:rPr>
        <w:t xml:space="preserve"> tinglyst areal for den del af arealafvigelsen, som overstiger 3 %.</w:t>
      </w:r>
    </w:p>
    <w:p w14:paraId="68A2D83E" w14:textId="249D89FF" w:rsidR="00E256C0" w:rsidRDefault="008168AB" w:rsidP="00E256C0">
      <w:pPr>
        <w:pStyle w:val="Overskrift2"/>
        <w:rPr>
          <w:b w:val="0"/>
          <w:bCs/>
        </w:rPr>
      </w:pPr>
      <w:proofErr w:type="gramStart"/>
      <w:r>
        <w:rPr>
          <w:b w:val="0"/>
          <w:bCs/>
        </w:rPr>
        <w:t>Såfremt</w:t>
      </w:r>
      <w:proofErr w:type="gramEnd"/>
      <w:r>
        <w:rPr>
          <w:b w:val="0"/>
          <w:bCs/>
        </w:rPr>
        <w:t xml:space="preserve"> ejerlejlighedens endelige tinglyste areal til beboelse formindskes med 5 % eller mere, set i forhold til det i punkt</w:t>
      </w:r>
      <w:r w:rsidR="00C3600C">
        <w:rPr>
          <w:b w:val="0"/>
          <w:bCs/>
        </w:rPr>
        <w:t xml:space="preserve"> 1.1</w:t>
      </w:r>
      <w:r>
        <w:rPr>
          <w:b w:val="0"/>
          <w:bCs/>
        </w:rPr>
        <w:t xml:space="preserve"> forventede tinglyste areal til beboelse, har Køber ret til at træde tilbage fra handlen.</w:t>
      </w:r>
    </w:p>
    <w:p w14:paraId="38B1CA0D" w14:textId="27636838" w:rsidR="00E256C0" w:rsidRDefault="00E256C0" w:rsidP="00E256C0">
      <w:pPr>
        <w:pStyle w:val="Overskrift2"/>
        <w:rPr>
          <w:b w:val="0"/>
          <w:bCs/>
        </w:rPr>
      </w:pPr>
      <w:r w:rsidRPr="00E256C0">
        <w:rPr>
          <w:b w:val="0"/>
          <w:bCs/>
        </w:rPr>
        <w:t>Forøges ejerlejlighedens tinglyste areal til beboelse med 3 % eller mere, set i forhold til det i punkt</w:t>
      </w:r>
      <w:r w:rsidR="00C3600C">
        <w:rPr>
          <w:b w:val="0"/>
          <w:bCs/>
        </w:rPr>
        <w:t xml:space="preserve"> 1.1 </w:t>
      </w:r>
      <w:r w:rsidRPr="00E256C0">
        <w:rPr>
          <w:b w:val="0"/>
          <w:bCs/>
        </w:rPr>
        <w:t>forventede tinglyste areal til beboelse, kan Sælger forhøje købesummen med den aftalte pris pr. m</w:t>
      </w:r>
      <w:r w:rsidRPr="00E256C0">
        <w:rPr>
          <w:b w:val="0"/>
          <w:bCs/>
          <w:vertAlign w:val="superscript"/>
        </w:rPr>
        <w:t>2</w:t>
      </w:r>
      <w:r w:rsidRPr="00E256C0">
        <w:rPr>
          <w:b w:val="0"/>
          <w:bCs/>
        </w:rPr>
        <w:t xml:space="preserve"> tinglyst areal til beboelse for den del af arealafvigelsen, som overstiger 3 %. Hvis Sælger forhøjer købesummen, har Køber ret til at træde tilbage fra handlen.</w:t>
      </w:r>
    </w:p>
    <w:p w14:paraId="0CF2D0D0" w14:textId="77777777" w:rsidR="00B239EA" w:rsidRDefault="00B239EA" w:rsidP="00B239EA">
      <w:pPr>
        <w:pStyle w:val="Overskrift2"/>
        <w:rPr>
          <w:b w:val="0"/>
          <w:bCs/>
        </w:rPr>
      </w:pPr>
      <w:r>
        <w:rPr>
          <w:b w:val="0"/>
          <w:bCs/>
        </w:rPr>
        <w:t>Måtte Køber ønsker at benytte sig af retten til at træde tilbage fra handlen, jf. punkt 1.8 og 1.9, skal Sælger have modtaget Købers skriftlige meddelelse herom, senest 14 dage efter, at Køber har modtaget Sælgers meddelelse om arealafvigelsen eller meddelelse om, at købesummen forhøjes.</w:t>
      </w:r>
    </w:p>
    <w:p w14:paraId="74018170" w14:textId="54DC9BF2" w:rsidR="00B239EA" w:rsidRDefault="00B239EA" w:rsidP="00B239EA">
      <w:pPr>
        <w:pStyle w:val="Overskrift2"/>
        <w:rPr>
          <w:b w:val="0"/>
          <w:bCs/>
        </w:rPr>
      </w:pPr>
      <w:r w:rsidRPr="00347146">
        <w:rPr>
          <w:b w:val="0"/>
          <w:bCs/>
        </w:rPr>
        <w:t xml:space="preserve">Købers tilbagetræden fra købsaftalen medfører alene, at parterne skal tilbagelevere de udvekslede ydelser, og ingen af parterne har i den anledning krav på erstatning, ligesom andre misligholdelsesbeføjelser ej heller kan gøres gældende.       </w:t>
      </w:r>
    </w:p>
    <w:p w14:paraId="2E578495" w14:textId="77777777" w:rsidR="00883BE7" w:rsidRPr="00883BE7" w:rsidRDefault="00883BE7" w:rsidP="00883BE7">
      <w:pPr>
        <w:pStyle w:val="Niveau3"/>
        <w:numPr>
          <w:ilvl w:val="0"/>
          <w:numId w:val="0"/>
        </w:numPr>
        <w:ind w:left="851"/>
      </w:pPr>
    </w:p>
    <w:p w14:paraId="13D0C84E" w14:textId="77777777" w:rsidR="00883BE7" w:rsidRDefault="00883BE7" w:rsidP="00883BE7">
      <w:pPr>
        <w:pStyle w:val="Overskrift1"/>
      </w:pPr>
      <w:r>
        <w:t>Projektbeskrivelse, parkering, depotrum og byggeskadeforsikring</w:t>
      </w:r>
    </w:p>
    <w:p w14:paraId="4901DA5B" w14:textId="12B2FBD3" w:rsidR="005C5DA5" w:rsidRDefault="00B76EE3" w:rsidP="005C5DA5">
      <w:pPr>
        <w:pStyle w:val="Overskrift2"/>
        <w:rPr>
          <w:b w:val="0"/>
          <w:bCs/>
        </w:rPr>
      </w:pPr>
      <w:r w:rsidRPr="008C0182">
        <w:rPr>
          <w:b w:val="0"/>
          <w:bCs/>
        </w:rPr>
        <w:t xml:space="preserve">Køber har fået udleveret salgsopstilling jf. </w:t>
      </w:r>
      <w:r w:rsidRPr="008C0182">
        <w:t>bilag</w:t>
      </w:r>
      <w:r w:rsidR="00C3600C">
        <w:t xml:space="preserve"> 2.1a</w:t>
      </w:r>
      <w:r>
        <w:rPr>
          <w:b w:val="0"/>
          <w:bCs/>
        </w:rPr>
        <w:t xml:space="preserve"> </w:t>
      </w:r>
      <w:r w:rsidRPr="008C0182">
        <w:rPr>
          <w:b w:val="0"/>
          <w:bCs/>
        </w:rPr>
        <w:t>og materialebeskrivelse</w:t>
      </w:r>
      <w:r>
        <w:rPr>
          <w:b w:val="0"/>
          <w:bCs/>
        </w:rPr>
        <w:t>,</w:t>
      </w:r>
      <w:r w:rsidRPr="008C0182">
        <w:rPr>
          <w:b w:val="0"/>
          <w:bCs/>
        </w:rPr>
        <w:t xml:space="preserve"> jf. </w:t>
      </w:r>
      <w:r w:rsidRPr="008C0182">
        <w:t>bilag</w:t>
      </w:r>
      <w:r w:rsidR="00C3600C">
        <w:t xml:space="preserve"> 2.1b</w:t>
      </w:r>
      <w:r w:rsidRPr="008C0182">
        <w:rPr>
          <w:b w:val="0"/>
          <w:bCs/>
        </w:rPr>
        <w:t xml:space="preserve">. </w:t>
      </w:r>
      <w:r w:rsidRPr="007C4BE1">
        <w:rPr>
          <w:b w:val="0"/>
          <w:bCs/>
        </w:rPr>
        <w:t>Parterne er gjort opmærksom på, at der tidligere kan være udleveret salgsopstillinger, som efterfølgende er blevet korrigeret. Den salgsopstilling, der er vedlagt denne købsaftale, er den gældende.</w:t>
      </w:r>
    </w:p>
    <w:p w14:paraId="7B1307BF" w14:textId="77777777" w:rsidR="0087352A" w:rsidRDefault="005C5DA5" w:rsidP="005C5DA5">
      <w:pPr>
        <w:pStyle w:val="Overskrift2"/>
        <w:rPr>
          <w:b w:val="0"/>
          <w:bCs/>
        </w:rPr>
      </w:pPr>
      <w:r w:rsidRPr="005C5DA5">
        <w:rPr>
          <w:b w:val="0"/>
          <w:bCs/>
        </w:rPr>
        <w:t>Der etableres</w:t>
      </w:r>
      <w:r>
        <w:rPr>
          <w:b w:val="0"/>
          <w:bCs/>
        </w:rPr>
        <w:t xml:space="preserve"> [</w:t>
      </w:r>
      <w:r w:rsidRPr="005C5DA5">
        <w:rPr>
          <w:b w:val="0"/>
          <w:bCs/>
          <w:i/>
          <w:iCs/>
          <w:highlight w:val="yellow"/>
        </w:rPr>
        <w:t>indsæt antal</w:t>
      </w:r>
      <w:r>
        <w:rPr>
          <w:b w:val="0"/>
          <w:bCs/>
        </w:rPr>
        <w:t>]</w:t>
      </w:r>
      <w:r w:rsidRPr="005C5DA5">
        <w:rPr>
          <w:b w:val="0"/>
          <w:bCs/>
        </w:rPr>
        <w:t xml:space="preserve"> parkeringspladser på Hovedejendommen, jf. rids, der vedlægges som </w:t>
      </w:r>
      <w:r w:rsidRPr="008A665D">
        <w:t>bilag 2.2</w:t>
      </w:r>
      <w:r w:rsidRPr="005C5DA5">
        <w:rPr>
          <w:b w:val="0"/>
          <w:bCs/>
        </w:rPr>
        <w:t xml:space="preserve">. </w:t>
      </w:r>
      <w:r w:rsidR="008A665D">
        <w:rPr>
          <w:b w:val="0"/>
          <w:bCs/>
        </w:rPr>
        <w:t>[</w:t>
      </w:r>
      <w:r w:rsidR="008A665D" w:rsidRPr="005C5DA5">
        <w:rPr>
          <w:b w:val="0"/>
          <w:bCs/>
          <w:i/>
          <w:iCs/>
          <w:highlight w:val="yellow"/>
        </w:rPr>
        <w:t>indsæt antal</w:t>
      </w:r>
      <w:r w:rsidR="008A665D">
        <w:rPr>
          <w:b w:val="0"/>
          <w:bCs/>
        </w:rPr>
        <w:t>]</w:t>
      </w:r>
      <w:r w:rsidR="008A665D" w:rsidRPr="005C5DA5">
        <w:rPr>
          <w:b w:val="0"/>
          <w:bCs/>
        </w:rPr>
        <w:t xml:space="preserve"> </w:t>
      </w:r>
      <w:r w:rsidRPr="008A665D">
        <w:rPr>
          <w:b w:val="0"/>
          <w:bCs/>
        </w:rPr>
        <w:t>stk.</w:t>
      </w:r>
      <w:r w:rsidRPr="005C5DA5">
        <w:rPr>
          <w:b w:val="0"/>
          <w:bCs/>
        </w:rPr>
        <w:t xml:space="preserve"> af parkeringspladserne er almindelige parkeringspladser, og </w:t>
      </w:r>
      <w:r w:rsidR="008A665D">
        <w:rPr>
          <w:b w:val="0"/>
          <w:bCs/>
        </w:rPr>
        <w:t>[</w:t>
      </w:r>
      <w:r w:rsidR="008A665D" w:rsidRPr="005C5DA5">
        <w:rPr>
          <w:b w:val="0"/>
          <w:bCs/>
          <w:i/>
          <w:iCs/>
          <w:highlight w:val="yellow"/>
        </w:rPr>
        <w:t>indsæt antal</w:t>
      </w:r>
      <w:r w:rsidR="008A665D">
        <w:rPr>
          <w:b w:val="0"/>
          <w:bCs/>
        </w:rPr>
        <w:t>]</w:t>
      </w:r>
      <w:r w:rsidR="008A665D" w:rsidRPr="005C5DA5">
        <w:rPr>
          <w:b w:val="0"/>
          <w:bCs/>
        </w:rPr>
        <w:t xml:space="preserve"> </w:t>
      </w:r>
      <w:r w:rsidRPr="008A665D">
        <w:rPr>
          <w:b w:val="0"/>
          <w:bCs/>
        </w:rPr>
        <w:t>stk. er</w:t>
      </w:r>
      <w:r w:rsidRPr="005C5DA5">
        <w:rPr>
          <w:b w:val="0"/>
          <w:bCs/>
        </w:rPr>
        <w:t xml:space="preserve"> parkeringspladser til handicapparkering.</w:t>
      </w:r>
    </w:p>
    <w:p w14:paraId="6D03930D" w14:textId="6E6BDC4E" w:rsidR="005C5DA5" w:rsidRPr="000B3F2B" w:rsidRDefault="00AA0DC6" w:rsidP="0087352A">
      <w:pPr>
        <w:pStyle w:val="Overskrift3"/>
        <w:rPr>
          <w:b w:val="0"/>
          <w:bCs/>
        </w:rPr>
      </w:pPr>
      <w:r>
        <w:rPr>
          <w:b w:val="0"/>
          <w:bCs/>
        </w:rPr>
        <w:t xml:space="preserve">Der medfølger til hver ejerlejlighed en eksklusiv brugsret til </w:t>
      </w:r>
      <w:r w:rsidR="00BD5014">
        <w:rPr>
          <w:b w:val="0"/>
          <w:bCs/>
        </w:rPr>
        <w:t>é</w:t>
      </w:r>
      <w:r>
        <w:rPr>
          <w:b w:val="0"/>
          <w:bCs/>
        </w:rPr>
        <w:t xml:space="preserve">n </w:t>
      </w:r>
      <w:r w:rsidR="00511258">
        <w:rPr>
          <w:b w:val="0"/>
          <w:bCs/>
        </w:rPr>
        <w:t xml:space="preserve">opmærket </w:t>
      </w:r>
      <w:r>
        <w:rPr>
          <w:b w:val="0"/>
          <w:bCs/>
        </w:rPr>
        <w:t>parkeringsplads</w:t>
      </w:r>
      <w:r w:rsidR="00511258">
        <w:rPr>
          <w:b w:val="0"/>
          <w:bCs/>
        </w:rPr>
        <w:t xml:space="preserve"> på terræn. </w:t>
      </w:r>
      <w:ins w:id="20" w:author="Anders Blom-Hansen - DAHL" w:date="2022-09-15T13:36:00Z">
        <w:r w:rsidR="00526011">
          <w:rPr>
            <w:b w:val="0"/>
            <w:bCs/>
          </w:rPr>
          <w:t xml:space="preserve">Køber berettiget til at udleje </w:t>
        </w:r>
      </w:ins>
      <w:ins w:id="21" w:author="Anders Blom-Hansen - DAHL" w:date="2022-09-15T13:37:00Z">
        <w:r w:rsidR="00526011">
          <w:rPr>
            <w:b w:val="0"/>
            <w:bCs/>
          </w:rPr>
          <w:t>denne</w:t>
        </w:r>
      </w:ins>
      <w:ins w:id="22" w:author="Anders Blom-Hansen - DAHL" w:date="2022-09-15T13:36:00Z">
        <w:r w:rsidR="00526011">
          <w:rPr>
            <w:b w:val="0"/>
            <w:bCs/>
          </w:rPr>
          <w:t xml:space="preserve"> parkeringsplads til </w:t>
        </w:r>
      </w:ins>
      <w:ins w:id="23" w:author="Anders Blom-Hansen - DAHL" w:date="2022-09-15T13:37:00Z">
        <w:r w:rsidR="00526011">
          <w:rPr>
            <w:b w:val="0"/>
            <w:bCs/>
          </w:rPr>
          <w:t xml:space="preserve">et andet medlem i Ejerforeningen. </w:t>
        </w:r>
      </w:ins>
      <w:r w:rsidR="00511258">
        <w:rPr>
          <w:b w:val="0"/>
          <w:bCs/>
        </w:rPr>
        <w:t xml:space="preserve">Der vedlægges som </w:t>
      </w:r>
      <w:r w:rsidR="00511258" w:rsidRPr="00511258">
        <w:t>bilag 2.2.1</w:t>
      </w:r>
      <w:r>
        <w:rPr>
          <w:b w:val="0"/>
          <w:bCs/>
        </w:rPr>
        <w:t xml:space="preserve"> </w:t>
      </w:r>
      <w:r w:rsidR="00511258">
        <w:rPr>
          <w:b w:val="0"/>
          <w:bCs/>
        </w:rPr>
        <w:t>en oversigt over parkeringspl</w:t>
      </w:r>
      <w:r w:rsidR="00776963">
        <w:rPr>
          <w:b w:val="0"/>
          <w:bCs/>
        </w:rPr>
        <w:t>a</w:t>
      </w:r>
      <w:r w:rsidR="00511258">
        <w:rPr>
          <w:b w:val="0"/>
          <w:bCs/>
        </w:rPr>
        <w:t>dserne</w:t>
      </w:r>
      <w:r w:rsidR="00776963">
        <w:rPr>
          <w:b w:val="0"/>
          <w:bCs/>
        </w:rPr>
        <w:t>.</w:t>
      </w:r>
      <w:r w:rsidR="005C5DA5" w:rsidRPr="000B3F2B">
        <w:rPr>
          <w:b w:val="0"/>
          <w:bCs/>
        </w:rPr>
        <w:t xml:space="preserve"> </w:t>
      </w:r>
      <w:r w:rsidR="00A815CA" w:rsidRPr="00A815CA">
        <w:rPr>
          <w:b w:val="0"/>
          <w:bCs/>
        </w:rPr>
        <w:t xml:space="preserve">Der vil blive trukket </w:t>
      </w:r>
      <w:proofErr w:type="spellStart"/>
      <w:r w:rsidR="00A815CA" w:rsidRPr="00A815CA">
        <w:rPr>
          <w:b w:val="0"/>
          <w:bCs/>
        </w:rPr>
        <w:t>tomrør</w:t>
      </w:r>
      <w:proofErr w:type="spellEnd"/>
      <w:r w:rsidR="00166A77">
        <w:rPr>
          <w:b w:val="0"/>
          <w:bCs/>
        </w:rPr>
        <w:t xml:space="preserve"> fra ejerlejlighedens måler til parkeringspladsen</w:t>
      </w:r>
      <w:r w:rsidR="00A815CA" w:rsidRPr="00A815CA">
        <w:rPr>
          <w:b w:val="0"/>
          <w:bCs/>
        </w:rPr>
        <w:t xml:space="preserve">, så der er mulighed for at etablere sin egen el </w:t>
      </w:r>
      <w:proofErr w:type="spellStart"/>
      <w:r w:rsidR="00A815CA" w:rsidRPr="00A815CA">
        <w:rPr>
          <w:b w:val="0"/>
          <w:bCs/>
        </w:rPr>
        <w:t>ladestander</w:t>
      </w:r>
      <w:proofErr w:type="spellEnd"/>
      <w:r w:rsidR="00A815CA">
        <w:rPr>
          <w:b w:val="0"/>
          <w:bCs/>
        </w:rPr>
        <w:t xml:space="preserve"> på parkeringspladsen</w:t>
      </w:r>
      <w:r w:rsidR="00A815CA" w:rsidRPr="00A815CA">
        <w:rPr>
          <w:b w:val="0"/>
          <w:bCs/>
        </w:rPr>
        <w:t>.</w:t>
      </w:r>
      <w:r w:rsidR="00A815CA">
        <w:rPr>
          <w:b w:val="0"/>
          <w:bCs/>
        </w:rPr>
        <w:t xml:space="preserve"> Der vil desuden blive etableret [indsæt antal]</w:t>
      </w:r>
      <w:r w:rsidR="00166A77">
        <w:rPr>
          <w:b w:val="0"/>
          <w:bCs/>
        </w:rPr>
        <w:t xml:space="preserve"> fælles parkeringspladser, der kan benyttes efter </w:t>
      </w:r>
      <w:proofErr w:type="gramStart"/>
      <w:r w:rsidR="00166A77">
        <w:rPr>
          <w:b w:val="0"/>
          <w:bCs/>
        </w:rPr>
        <w:t>først til mølle princippet</w:t>
      </w:r>
      <w:proofErr w:type="gramEnd"/>
      <w:r w:rsidR="00166A77">
        <w:rPr>
          <w:b w:val="0"/>
          <w:bCs/>
        </w:rPr>
        <w:t>.</w:t>
      </w:r>
    </w:p>
    <w:p w14:paraId="57948077" w14:textId="0AB31D52" w:rsidR="0087352A" w:rsidRDefault="0087352A" w:rsidP="0087352A">
      <w:pPr>
        <w:pStyle w:val="Overskrift2"/>
        <w:rPr>
          <w:b w:val="0"/>
        </w:rPr>
      </w:pPr>
      <w:r>
        <w:rPr>
          <w:b w:val="0"/>
        </w:rPr>
        <w:t xml:space="preserve">Der etableres tillige cykelparkering </w:t>
      </w:r>
      <w:r w:rsidR="009142C9">
        <w:rPr>
          <w:b w:val="0"/>
        </w:rPr>
        <w:t xml:space="preserve">i kælderplan og på terræn </w:t>
      </w:r>
      <w:r>
        <w:rPr>
          <w:b w:val="0"/>
        </w:rPr>
        <w:t xml:space="preserve">på </w:t>
      </w:r>
      <w:r w:rsidR="0004261D">
        <w:rPr>
          <w:b w:val="0"/>
        </w:rPr>
        <w:t>H</w:t>
      </w:r>
      <w:r>
        <w:rPr>
          <w:b w:val="0"/>
        </w:rPr>
        <w:t>ovedejendommen, jf. bilag 2.2</w:t>
      </w:r>
      <w:r>
        <w:rPr>
          <w:bCs/>
        </w:rPr>
        <w:t>.</w:t>
      </w:r>
      <w:r>
        <w:rPr>
          <w:b w:val="0"/>
        </w:rPr>
        <w:t xml:space="preserve"> Cykelparkeringspladserne må benyttes af </w:t>
      </w:r>
      <w:r w:rsidRPr="00776963">
        <w:rPr>
          <w:b w:val="0"/>
        </w:rPr>
        <w:t>Ejerforeningen Ebeltoft Havne</w:t>
      </w:r>
      <w:r w:rsidR="00FC6709" w:rsidRPr="00776963">
        <w:rPr>
          <w:b w:val="0"/>
        </w:rPr>
        <w:t>f</w:t>
      </w:r>
      <w:r w:rsidRPr="00776963">
        <w:rPr>
          <w:b w:val="0"/>
        </w:rPr>
        <w:t>ront</w:t>
      </w:r>
      <w:r w:rsidR="00776963" w:rsidRPr="00776963">
        <w:rPr>
          <w:b w:val="0"/>
        </w:rPr>
        <w:t>s</w:t>
      </w:r>
      <w:r>
        <w:rPr>
          <w:b w:val="0"/>
        </w:rPr>
        <w:t xml:space="preserve"> medlemmer samt lejere og brugere af ejerlejlighederne, jf. </w:t>
      </w:r>
      <w:r w:rsidRPr="00AE2917">
        <w:rPr>
          <w:b w:val="0"/>
        </w:rPr>
        <w:t xml:space="preserve">punkt </w:t>
      </w:r>
      <w:r w:rsidRPr="00567B4F">
        <w:rPr>
          <w:b w:val="0"/>
        </w:rPr>
        <w:t>11</w:t>
      </w:r>
      <w:r>
        <w:rPr>
          <w:b w:val="0"/>
        </w:rPr>
        <w:t>. Der tinglyses særskilt deklaration herom på Hovedejendommen og ejerlejlighederne.</w:t>
      </w:r>
    </w:p>
    <w:p w14:paraId="1A6FE4DD" w14:textId="6ED69D6B" w:rsidR="00F044DD" w:rsidRDefault="0004261D" w:rsidP="00F044DD">
      <w:pPr>
        <w:pStyle w:val="Overskrift2"/>
        <w:rPr>
          <w:b w:val="0"/>
        </w:rPr>
      </w:pPr>
      <w:r>
        <w:rPr>
          <w:b w:val="0"/>
        </w:rPr>
        <w:t xml:space="preserve">På Hovedejendommen opføres </w:t>
      </w:r>
      <w:r w:rsidR="00EB766F">
        <w:rPr>
          <w:b w:val="0"/>
        </w:rPr>
        <w:t xml:space="preserve">et </w:t>
      </w:r>
      <w:r w:rsidR="00875195">
        <w:rPr>
          <w:b w:val="0"/>
        </w:rPr>
        <w:t xml:space="preserve">skur til </w:t>
      </w:r>
      <w:r w:rsidRPr="00377814">
        <w:rPr>
          <w:b w:val="0"/>
        </w:rPr>
        <w:t>renovation</w:t>
      </w:r>
      <w:r w:rsidR="00EB766F">
        <w:rPr>
          <w:b w:val="0"/>
        </w:rPr>
        <w:t>sbeholdere</w:t>
      </w:r>
      <w:r w:rsidR="00377814">
        <w:rPr>
          <w:b w:val="0"/>
        </w:rPr>
        <w:t>,</w:t>
      </w:r>
      <w:r>
        <w:rPr>
          <w:b w:val="0"/>
        </w:rPr>
        <w:t xml:space="preserve"> </w:t>
      </w:r>
      <w:r w:rsidR="00EB766F">
        <w:rPr>
          <w:b w:val="0"/>
        </w:rPr>
        <w:t>hvori</w:t>
      </w:r>
      <w:r>
        <w:rPr>
          <w:b w:val="0"/>
        </w:rPr>
        <w:t xml:space="preserve"> der opstilles en række skraldespande, jf. bilag 1.1b, der kan benyttes af medlemmerne af </w:t>
      </w:r>
      <w:r w:rsidR="006A4F8C" w:rsidRPr="0000407E">
        <w:rPr>
          <w:b w:val="0"/>
        </w:rPr>
        <w:t xml:space="preserve">Ejerforeningen </w:t>
      </w:r>
      <w:r w:rsidR="006A4F8C" w:rsidRPr="00875195">
        <w:rPr>
          <w:b w:val="0"/>
        </w:rPr>
        <w:t>Ebeltoft Havnefront</w:t>
      </w:r>
      <w:bookmarkStart w:id="24" w:name="_Ref43382594"/>
      <w:bookmarkStart w:id="25" w:name="_Hlk43063034"/>
      <w:r w:rsidRPr="00875195">
        <w:rPr>
          <w:b w:val="0"/>
        </w:rPr>
        <w:t>.  Retten</w:t>
      </w:r>
      <w:r>
        <w:rPr>
          <w:b w:val="0"/>
        </w:rPr>
        <w:t xml:space="preserve"> til at have renovationsskuret m.v. placeret på Hovedejendommen vil blive sikret ved en deklaration, der tinglyses på Hovedejendommen</w:t>
      </w:r>
      <w:bookmarkEnd w:id="24"/>
      <w:bookmarkEnd w:id="25"/>
      <w:r w:rsidR="006A4F8C">
        <w:rPr>
          <w:b w:val="0"/>
        </w:rPr>
        <w:t>.</w:t>
      </w:r>
    </w:p>
    <w:p w14:paraId="4671FEEA" w14:textId="7C414273" w:rsidR="00F044DD" w:rsidRPr="00F044DD" w:rsidRDefault="00F044DD" w:rsidP="00F044DD">
      <w:pPr>
        <w:pStyle w:val="Overskrift2"/>
        <w:rPr>
          <w:b w:val="0"/>
          <w:bCs/>
        </w:rPr>
      </w:pPr>
      <w:r w:rsidRPr="00F044DD">
        <w:rPr>
          <w:b w:val="0"/>
          <w:bCs/>
        </w:rPr>
        <w:t>Til hver ejerlejlighed medfølger et depotrum placeret i</w:t>
      </w:r>
      <w:r>
        <w:rPr>
          <w:b w:val="0"/>
          <w:bCs/>
        </w:rPr>
        <w:t xml:space="preserve"> </w:t>
      </w:r>
      <w:r w:rsidR="00011558">
        <w:rPr>
          <w:b w:val="0"/>
          <w:bCs/>
        </w:rPr>
        <w:t>den enkelte bygnings kælder</w:t>
      </w:r>
      <w:r w:rsidRPr="00F044DD">
        <w:rPr>
          <w:b w:val="0"/>
          <w:bCs/>
        </w:rPr>
        <w:t>. Depotrummet vil blive tinglyst som en del af arealet af de enkelte ejerlejligheder, jf. bilag 1.1a.</w:t>
      </w:r>
    </w:p>
    <w:p w14:paraId="627FF739" w14:textId="64B0AE95" w:rsidR="009945EB" w:rsidRDefault="00E73D2F" w:rsidP="009945EB">
      <w:pPr>
        <w:pStyle w:val="Overskrift2"/>
        <w:rPr>
          <w:b w:val="0"/>
          <w:szCs w:val="19"/>
        </w:rPr>
      </w:pPr>
      <w:r w:rsidRPr="00166F86">
        <w:rPr>
          <w:b w:val="0"/>
          <w:szCs w:val="19"/>
        </w:rPr>
        <w:t>Sælger tegner i forbindelse med byggeriets færdiggørelse lovpligtig byggeskadeforsikring i medfør af Byggelovens § 25 A. Tilbud på byggeskadeforsikring vedlægges som</w:t>
      </w:r>
      <w:r w:rsidRPr="00166F86">
        <w:rPr>
          <w:bCs/>
          <w:szCs w:val="19"/>
        </w:rPr>
        <w:t xml:space="preserve"> bilag 2.</w:t>
      </w:r>
      <w:r w:rsidR="00676662">
        <w:rPr>
          <w:bCs/>
          <w:szCs w:val="19"/>
        </w:rPr>
        <w:t>6</w:t>
      </w:r>
      <w:r w:rsidRPr="00166F86">
        <w:rPr>
          <w:bCs/>
          <w:szCs w:val="19"/>
        </w:rPr>
        <w:t>.</w:t>
      </w:r>
      <w:r>
        <w:rPr>
          <w:bCs/>
          <w:szCs w:val="19"/>
        </w:rPr>
        <w:t xml:space="preserve"> </w:t>
      </w:r>
      <w:r w:rsidRPr="00F365D8">
        <w:rPr>
          <w:b w:val="0"/>
          <w:szCs w:val="19"/>
        </w:rPr>
        <w:t>Sælger sørger for behørig forsikring i byggeperioden, og tegner fra byggeriets færdigmelding og ibrugtagning sædvanlig bygningsforsikring.</w:t>
      </w:r>
    </w:p>
    <w:p w14:paraId="0DAAF083" w14:textId="77777777" w:rsidR="009945EB" w:rsidRDefault="005C32F9" w:rsidP="009945EB">
      <w:pPr>
        <w:pStyle w:val="Overskrift2"/>
        <w:rPr>
          <w:b w:val="0"/>
          <w:szCs w:val="19"/>
        </w:rPr>
      </w:pPr>
      <w:r w:rsidRPr="009945EB">
        <w:rPr>
          <w:b w:val="0"/>
          <w:szCs w:val="19"/>
        </w:rPr>
        <w:t xml:space="preserve">Der tages forbehold for, at der på illustrationer kan være gengivet genstande, udstyr og indretninger, som ikke er standard. Visualiseringer og illustrationer er alene vejledende for det færdige resultat. </w:t>
      </w:r>
    </w:p>
    <w:p w14:paraId="244694BD" w14:textId="1C43B76C" w:rsidR="009945EB" w:rsidRPr="009945EB" w:rsidRDefault="004439D7" w:rsidP="004439D7">
      <w:pPr>
        <w:pStyle w:val="Overskrift2"/>
        <w:rPr>
          <w:b w:val="0"/>
          <w:szCs w:val="19"/>
        </w:rPr>
      </w:pPr>
      <w:r w:rsidRPr="009945EB">
        <w:rPr>
          <w:b w:val="0"/>
          <w:bCs/>
          <w:szCs w:val="19"/>
        </w:rPr>
        <w:t>Køber er gjort bekendt med og accepterer, at der uden udgift for Køber kan forekomme ændringer i forhold til materialebeskrivelsen og salgsmaterialet som følge af konstruktions- og bygningsmæssige forhold</w:t>
      </w:r>
      <w:r w:rsidR="009945EB">
        <w:rPr>
          <w:b w:val="0"/>
          <w:bCs/>
          <w:szCs w:val="19"/>
        </w:rPr>
        <w:t>.</w:t>
      </w:r>
      <w:r w:rsidR="00943B44">
        <w:rPr>
          <w:b w:val="0"/>
          <w:bCs/>
          <w:szCs w:val="19"/>
        </w:rPr>
        <w:t xml:space="preserve"> Ændringerne må ikke forringe kvaliteten af det samlede byggeri.</w:t>
      </w:r>
    </w:p>
    <w:p w14:paraId="6A0A3871" w14:textId="684BDA96" w:rsidR="004439D7" w:rsidRPr="009945EB" w:rsidRDefault="004439D7" w:rsidP="001E47E2">
      <w:pPr>
        <w:pStyle w:val="Overskrift2"/>
        <w:rPr>
          <w:rStyle w:val="Kommentarhenvisning"/>
          <w:b w:val="0"/>
          <w:bCs/>
          <w:sz w:val="19"/>
          <w:szCs w:val="19"/>
        </w:rPr>
      </w:pPr>
      <w:r w:rsidRPr="009945EB">
        <w:rPr>
          <w:rStyle w:val="Kommentarhenvisning"/>
          <w:b w:val="0"/>
          <w:bCs/>
          <w:sz w:val="19"/>
          <w:szCs w:val="18"/>
        </w:rPr>
        <w:t xml:space="preserve">Køber gøres </w:t>
      </w:r>
      <w:proofErr w:type="gramStart"/>
      <w:r w:rsidRPr="009945EB">
        <w:rPr>
          <w:rStyle w:val="Kommentarhenvisning"/>
          <w:b w:val="0"/>
          <w:bCs/>
          <w:sz w:val="19"/>
          <w:szCs w:val="18"/>
        </w:rPr>
        <w:t>endvidere</w:t>
      </w:r>
      <w:proofErr w:type="gramEnd"/>
      <w:r w:rsidRPr="009945EB">
        <w:rPr>
          <w:rStyle w:val="Kommentarhenvisning"/>
          <w:b w:val="0"/>
          <w:bCs/>
          <w:sz w:val="19"/>
          <w:szCs w:val="18"/>
        </w:rPr>
        <w:t xml:space="preserve"> opmærksom på, at den endelige udformning af facader, herunder størrelser og placering af vinduer, altaner, lofter mv. kan ændres i mindre omfang. I den forbindelse gøres særligt opmærksom på, at tegninger og visualiseringer i projekt- og salgsmaterialet ikke er gældende som kontraktgrundlag, men alene er medtaget for at give en ide om Hovedejendommens og Ejerlejlighedens udtryk. De er alene vejledende for det færdige resultat. Køber skal ligeledes acceptere mindre afvigelser i forhold til de tegninger, der udleveres i forbindelse med handlen. Køber accepterer ligeledes, at der kan være afvigelser mellem de angivne mål og de faktiske</w:t>
      </w:r>
      <w:r w:rsidRPr="009945EB">
        <w:rPr>
          <w:rStyle w:val="Kommentarhenvisning"/>
          <w:b w:val="0"/>
          <w:bCs/>
          <w:szCs w:val="19"/>
        </w:rPr>
        <w:t xml:space="preserve"> </w:t>
      </w:r>
      <w:r w:rsidRPr="009945EB">
        <w:rPr>
          <w:rStyle w:val="Kommentarhenvisning"/>
          <w:b w:val="0"/>
          <w:bCs/>
          <w:sz w:val="19"/>
          <w:szCs w:val="18"/>
        </w:rPr>
        <w:t>forhold.</w:t>
      </w:r>
    </w:p>
    <w:p w14:paraId="6B24386C" w14:textId="5F66436B" w:rsidR="004439D7" w:rsidRDefault="004439D7" w:rsidP="00CC77FE">
      <w:pPr>
        <w:pStyle w:val="Niveau3"/>
        <w:numPr>
          <w:ilvl w:val="0"/>
          <w:numId w:val="0"/>
        </w:numPr>
      </w:pPr>
    </w:p>
    <w:p w14:paraId="169B5ACE" w14:textId="77777777" w:rsidR="00DE2696" w:rsidRDefault="00DE2696" w:rsidP="00DE2696">
      <w:pPr>
        <w:pStyle w:val="Overskrift1"/>
      </w:pPr>
      <w:r>
        <w:t>Planer, kortlægning, områdeklassificering og teknisk forsyning</w:t>
      </w:r>
    </w:p>
    <w:p w14:paraId="71355847" w14:textId="61AA0646" w:rsidR="00DE2696" w:rsidRPr="0082787D" w:rsidRDefault="00DE2696" w:rsidP="00DE2696">
      <w:pPr>
        <w:pStyle w:val="Overskrift2"/>
        <w:rPr>
          <w:b w:val="0"/>
          <w:bCs/>
        </w:rPr>
      </w:pPr>
      <w:r w:rsidRPr="0082787D">
        <w:rPr>
          <w:b w:val="0"/>
          <w:bCs/>
        </w:rPr>
        <w:t xml:space="preserve">Køber er bekendt med den for ejerlejligheden gældende Lokalplan </w:t>
      </w:r>
      <w:r w:rsidR="00D16F48" w:rsidRPr="0082787D">
        <w:rPr>
          <w:b w:val="0"/>
          <w:bCs/>
        </w:rPr>
        <w:t>321 vedrørende Centerområde og offentlige formål ved Strandvejen i Ebeltoft</w:t>
      </w:r>
      <w:r w:rsidRPr="0082787D">
        <w:rPr>
          <w:b w:val="0"/>
          <w:bCs/>
        </w:rPr>
        <w:t xml:space="preserve"> </w:t>
      </w:r>
      <w:r w:rsidR="001E04DA" w:rsidRPr="0082787D">
        <w:rPr>
          <w:b w:val="0"/>
          <w:bCs/>
        </w:rPr>
        <w:t>(herefter ”</w:t>
      </w:r>
      <w:r w:rsidR="001E04DA" w:rsidRPr="0082787D">
        <w:t>Lokalplanen</w:t>
      </w:r>
      <w:r w:rsidR="001E04DA" w:rsidRPr="0082787D">
        <w:rPr>
          <w:b w:val="0"/>
          <w:bCs/>
        </w:rPr>
        <w:t xml:space="preserve">”) </w:t>
      </w:r>
      <w:r w:rsidR="00D16F48" w:rsidRPr="0082787D">
        <w:rPr>
          <w:b w:val="0"/>
          <w:bCs/>
        </w:rPr>
        <w:t>samt lokalplantillæg nr. 58 til Ebeltoft Kommuneplan</w:t>
      </w:r>
      <w:r w:rsidRPr="0082787D">
        <w:rPr>
          <w:b w:val="0"/>
          <w:bCs/>
        </w:rPr>
        <w:t xml:space="preserve"> (herefter ”</w:t>
      </w:r>
      <w:proofErr w:type="spellStart"/>
      <w:r w:rsidR="001E04DA" w:rsidRPr="0082787D">
        <w:t>Kommuneplantillæget</w:t>
      </w:r>
      <w:proofErr w:type="spellEnd"/>
      <w:r w:rsidRPr="0082787D">
        <w:rPr>
          <w:b w:val="0"/>
          <w:bCs/>
        </w:rPr>
        <w:t xml:space="preserve">”), der er vedlagt som </w:t>
      </w:r>
      <w:r w:rsidRPr="0082787D">
        <w:t>bilag 3.1</w:t>
      </w:r>
      <w:r w:rsidR="0082787D" w:rsidRPr="0082787D">
        <w:t>a</w:t>
      </w:r>
      <w:r w:rsidR="0082787D" w:rsidRPr="0082787D">
        <w:rPr>
          <w:b w:val="0"/>
          <w:bCs/>
        </w:rPr>
        <w:t xml:space="preserve"> og </w:t>
      </w:r>
      <w:r w:rsidR="0082787D" w:rsidRPr="0082787D">
        <w:t>bilag 3.1b</w:t>
      </w:r>
      <w:r w:rsidR="0082787D" w:rsidRPr="0082787D">
        <w:rPr>
          <w:b w:val="0"/>
          <w:bCs/>
        </w:rPr>
        <w:t>.</w:t>
      </w:r>
    </w:p>
    <w:p w14:paraId="6BAD9690" w14:textId="1C73F3FD" w:rsidR="000E79DD" w:rsidRDefault="000E79DD" w:rsidP="000E79DD">
      <w:pPr>
        <w:pStyle w:val="Overskrift2"/>
        <w:rPr>
          <w:b w:val="0"/>
          <w:bCs/>
        </w:rPr>
      </w:pPr>
      <w:r w:rsidRPr="009F34BD">
        <w:rPr>
          <w:b w:val="0"/>
          <w:bCs/>
        </w:rPr>
        <w:t xml:space="preserve">Ejerlejligheden er beliggende i byzone. I henhold til de pr. 1. januar 2008 indførte regler, er byzone klassificeret som et område, der kan være lettere forurenet. </w:t>
      </w:r>
      <w:r w:rsidR="00F2768C">
        <w:rPr>
          <w:b w:val="0"/>
          <w:bCs/>
        </w:rPr>
        <w:t xml:space="preserve">Hovedejendommen er desuden kortlagt på vidensniveau </w:t>
      </w:r>
      <w:r w:rsidR="00F7191E">
        <w:rPr>
          <w:b w:val="0"/>
          <w:bCs/>
        </w:rPr>
        <w:t xml:space="preserve">1 og </w:t>
      </w:r>
      <w:r w:rsidR="00F2768C">
        <w:rPr>
          <w:b w:val="0"/>
          <w:bCs/>
        </w:rPr>
        <w:t>2 efter jordforureningsloven</w:t>
      </w:r>
      <w:r w:rsidR="00F7191E">
        <w:rPr>
          <w:b w:val="0"/>
          <w:bCs/>
        </w:rPr>
        <w:t xml:space="preserve"> grundet tidligere </w:t>
      </w:r>
      <w:r w:rsidR="00F217F6">
        <w:rPr>
          <w:b w:val="0"/>
          <w:bCs/>
        </w:rPr>
        <w:t xml:space="preserve">anvendelse som </w:t>
      </w:r>
      <w:r w:rsidR="00F7191E">
        <w:rPr>
          <w:b w:val="0"/>
          <w:bCs/>
        </w:rPr>
        <w:t>gasværk og slagteri.</w:t>
      </w:r>
      <w:r w:rsidR="00F217F6">
        <w:rPr>
          <w:b w:val="0"/>
          <w:bCs/>
        </w:rPr>
        <w:t xml:space="preserve"> Syddjurs Kommune </w:t>
      </w:r>
      <w:r w:rsidR="00397952">
        <w:rPr>
          <w:b w:val="0"/>
          <w:bCs/>
        </w:rPr>
        <w:t>skal forud for bebyggelse meddele en § 8 tilladelse</w:t>
      </w:r>
      <w:r w:rsidR="008548A6">
        <w:rPr>
          <w:b w:val="0"/>
          <w:bCs/>
        </w:rPr>
        <w:t xml:space="preserve"> til opførelse af</w:t>
      </w:r>
      <w:r w:rsidR="00397952">
        <w:rPr>
          <w:b w:val="0"/>
          <w:bCs/>
        </w:rPr>
        <w:t xml:space="preserve"> </w:t>
      </w:r>
      <w:r w:rsidR="008548A6">
        <w:rPr>
          <w:b w:val="0"/>
          <w:bCs/>
        </w:rPr>
        <w:t>ejerlejlighederne til beboelse.</w:t>
      </w:r>
      <w:r w:rsidR="00397952">
        <w:rPr>
          <w:b w:val="0"/>
          <w:bCs/>
        </w:rPr>
        <w:t xml:space="preserve">  </w:t>
      </w:r>
    </w:p>
    <w:p w14:paraId="4E3B7093" w14:textId="77777777" w:rsidR="000E79DD" w:rsidRPr="00136AAE" w:rsidRDefault="000E79DD" w:rsidP="000E79DD">
      <w:pPr>
        <w:pStyle w:val="Overskrift2"/>
        <w:rPr>
          <w:b w:val="0"/>
          <w:bCs/>
        </w:rPr>
      </w:pPr>
      <w:r w:rsidRPr="00BB646A">
        <w:rPr>
          <w:b w:val="0"/>
          <w:bCs/>
        </w:rPr>
        <w:t xml:space="preserve">Der henvises i øvrigt til oplysningerne om ejendommens forhold i ejendomsdatarapport med bilag, jf. </w:t>
      </w:r>
      <w:r w:rsidRPr="00D5720A">
        <w:t>bilag</w:t>
      </w:r>
      <w:r>
        <w:t xml:space="preserve"> 3.3</w:t>
      </w:r>
      <w:r w:rsidRPr="00BB646A">
        <w:rPr>
          <w:b w:val="0"/>
          <w:bCs/>
        </w:rPr>
        <w:t>.</w:t>
      </w:r>
    </w:p>
    <w:p w14:paraId="38B8BE73" w14:textId="77777777" w:rsidR="000E79DD" w:rsidRDefault="000E79DD" w:rsidP="000E79DD">
      <w:pPr>
        <w:pStyle w:val="Overskrift2"/>
        <w:rPr>
          <w:b w:val="0"/>
        </w:rPr>
      </w:pPr>
      <w:r w:rsidRPr="00511EDE">
        <w:rPr>
          <w:b w:val="0"/>
        </w:rPr>
        <w:t xml:space="preserve">Køber er gjort bekendt med ejerlejlighedens forsyningsforhold, herunder at der er installeret selvstændig måler til el og varme samt </w:t>
      </w:r>
      <w:proofErr w:type="spellStart"/>
      <w:r w:rsidRPr="00511EDE">
        <w:rPr>
          <w:b w:val="0"/>
        </w:rPr>
        <w:t>bimålere</w:t>
      </w:r>
      <w:proofErr w:type="spellEnd"/>
      <w:r w:rsidRPr="00511EDE">
        <w:rPr>
          <w:b w:val="0"/>
        </w:rPr>
        <w:t xml:space="preserve"> til måling af forbrug af vand i ejerlejligheden. Sælger betaler samtlige tilslutningsafgifter hertil.</w:t>
      </w:r>
      <w:r>
        <w:rPr>
          <w:b w:val="0"/>
        </w:rPr>
        <w:t xml:space="preserve"> Anslåede varmeudgifter fremgår af </w:t>
      </w:r>
      <w:r>
        <w:rPr>
          <w:bCs/>
        </w:rPr>
        <w:t>bilag 3.4</w:t>
      </w:r>
      <w:r>
        <w:rPr>
          <w:b w:val="0"/>
        </w:rPr>
        <w:t>.</w:t>
      </w:r>
    </w:p>
    <w:p w14:paraId="3223A835" w14:textId="77777777" w:rsidR="004C0D62" w:rsidRPr="00623673" w:rsidRDefault="004C0D62" w:rsidP="004C0D62">
      <w:pPr>
        <w:pStyle w:val="Overskrift2"/>
        <w:rPr>
          <w:b w:val="0"/>
          <w:bCs/>
        </w:rPr>
      </w:pPr>
      <w:r w:rsidRPr="00623673">
        <w:rPr>
          <w:b w:val="0"/>
          <w:bCs/>
        </w:rPr>
        <w:t>Der er sket tilslutning til kollektiv opvarmning, der leveres i form af fjernvarme.</w:t>
      </w:r>
    </w:p>
    <w:p w14:paraId="58C609D5" w14:textId="4B507DCF" w:rsidR="004C0D62" w:rsidRPr="00E3177E" w:rsidRDefault="004C0D62" w:rsidP="004C0D62">
      <w:pPr>
        <w:pStyle w:val="Overskrift2"/>
        <w:rPr>
          <w:b w:val="0"/>
        </w:rPr>
      </w:pPr>
      <w:r w:rsidRPr="00E3177E">
        <w:rPr>
          <w:b w:val="0"/>
        </w:rPr>
        <w:t>Der vil på bygningernes tag blive monteret solceller, der producerer el, der anvendes til belysning af fællesarealer, drift af elevatorer</w:t>
      </w:r>
      <w:r w:rsidR="00997F9C" w:rsidRPr="00E3177E">
        <w:rPr>
          <w:b w:val="0"/>
        </w:rPr>
        <w:t xml:space="preserve"> </w:t>
      </w:r>
      <w:r w:rsidRPr="00E3177E">
        <w:rPr>
          <w:b w:val="0"/>
        </w:rPr>
        <w:t xml:space="preserve">m.v., og hvor den overskydende el føres ud på elnettet. Solcelleanlægget overdrages til Ejerforeningen, der har pligten til at forestå drift, vedligeholdelse og fornyelse af anlægget. </w:t>
      </w:r>
    </w:p>
    <w:p w14:paraId="21DF9760" w14:textId="24A3B176" w:rsidR="004C0D62" w:rsidRPr="00E3177E" w:rsidRDefault="004C0D62" w:rsidP="004C0D62">
      <w:pPr>
        <w:pStyle w:val="Overskrift2"/>
        <w:numPr>
          <w:ilvl w:val="0"/>
          <w:numId w:val="0"/>
        </w:numPr>
        <w:tabs>
          <w:tab w:val="num" w:pos="850"/>
        </w:tabs>
        <w:ind w:left="850"/>
        <w:rPr>
          <w:b w:val="0"/>
          <w:bCs/>
        </w:rPr>
      </w:pPr>
      <w:bookmarkStart w:id="26" w:name="_Ref39734844"/>
      <w:r w:rsidRPr="00E3177E">
        <w:rPr>
          <w:b w:val="0"/>
          <w:bCs/>
        </w:rPr>
        <w:t xml:space="preserve">Der etableres tilslutningsadgang til </w:t>
      </w:r>
      <w:del w:id="27" w:author="Anders Blom-Hansen - DAHL" w:date="2022-09-15T13:38:00Z">
        <w:r w:rsidRPr="00E3177E" w:rsidDel="005223D9">
          <w:rPr>
            <w:b w:val="0"/>
            <w:bCs/>
          </w:rPr>
          <w:delText>internet og TV</w:delText>
        </w:r>
      </w:del>
      <w:ins w:id="28" w:author="Anders Blom-Hansen - DAHL" w:date="2022-09-15T13:38:00Z">
        <w:r w:rsidR="005223D9">
          <w:rPr>
            <w:b w:val="0"/>
            <w:bCs/>
          </w:rPr>
          <w:t>fibernet</w:t>
        </w:r>
      </w:ins>
      <w:r w:rsidRPr="00E3177E">
        <w:rPr>
          <w:b w:val="0"/>
          <w:bCs/>
        </w:rPr>
        <w:t xml:space="preserve"> i ejerlejligheden. </w:t>
      </w:r>
      <w:bookmarkEnd w:id="26"/>
    </w:p>
    <w:p w14:paraId="2B5C4C10" w14:textId="77777777" w:rsidR="00F16501" w:rsidRDefault="00F16501" w:rsidP="00F16501">
      <w:pPr>
        <w:pStyle w:val="Overskrift2"/>
        <w:rPr>
          <w:b w:val="0"/>
          <w:bCs/>
          <w:szCs w:val="19"/>
        </w:rPr>
      </w:pPr>
      <w:r w:rsidRPr="009E7CAA">
        <w:rPr>
          <w:b w:val="0"/>
          <w:bCs/>
          <w:szCs w:val="19"/>
        </w:rPr>
        <w:t xml:space="preserve">Køber accepterer, at </w:t>
      </w:r>
      <w:r>
        <w:rPr>
          <w:b w:val="0"/>
          <w:bCs/>
          <w:szCs w:val="19"/>
        </w:rPr>
        <w:t xml:space="preserve">denne selv skal bestille og betale </w:t>
      </w:r>
      <w:r w:rsidRPr="009E7CAA">
        <w:rPr>
          <w:b w:val="0"/>
          <w:bCs/>
          <w:szCs w:val="19"/>
        </w:rPr>
        <w:t xml:space="preserve">for abonnement til telefon, bredbånd, fibernet og kabel-tv direkte </w:t>
      </w:r>
      <w:r>
        <w:rPr>
          <w:b w:val="0"/>
          <w:bCs/>
          <w:szCs w:val="19"/>
        </w:rPr>
        <w:t>hos</w:t>
      </w:r>
      <w:r w:rsidRPr="009E7CAA">
        <w:rPr>
          <w:b w:val="0"/>
          <w:bCs/>
          <w:szCs w:val="19"/>
        </w:rPr>
        <w:t xml:space="preserve"> udbyder. </w:t>
      </w:r>
    </w:p>
    <w:p w14:paraId="2E1FAC7A" w14:textId="42314E1D" w:rsidR="00DE2696" w:rsidRDefault="00F16501" w:rsidP="00F16501">
      <w:pPr>
        <w:pStyle w:val="Overskrift2"/>
        <w:rPr>
          <w:b w:val="0"/>
          <w:bCs/>
        </w:rPr>
      </w:pPr>
      <w:r w:rsidRPr="009E7CAA">
        <w:rPr>
          <w:b w:val="0"/>
          <w:bCs/>
          <w:szCs w:val="19"/>
        </w:rPr>
        <w:t>Køber er bekendt med, at ejerlejligheden er beliggende i et område, som vil blive udbygget successivt i forbindelse med udviklingen af</w:t>
      </w:r>
      <w:r w:rsidR="00A639FB">
        <w:rPr>
          <w:b w:val="0"/>
          <w:bCs/>
          <w:szCs w:val="19"/>
        </w:rPr>
        <w:t xml:space="preserve"> </w:t>
      </w:r>
      <w:r w:rsidR="00A639FB" w:rsidRPr="001B2AA9">
        <w:rPr>
          <w:b w:val="0"/>
          <w:bCs/>
          <w:szCs w:val="19"/>
        </w:rPr>
        <w:t>Ebeltoft Havnefront</w:t>
      </w:r>
      <w:r w:rsidRPr="009E7CAA">
        <w:rPr>
          <w:b w:val="0"/>
          <w:bCs/>
          <w:szCs w:val="19"/>
        </w:rPr>
        <w:t>, og Køber accepterer de gener, som dette me</w:t>
      </w:r>
      <w:r w:rsidRPr="009E7CAA">
        <w:rPr>
          <w:b w:val="0"/>
          <w:bCs/>
        </w:rPr>
        <w:t xml:space="preserve">dfører. </w:t>
      </w:r>
    </w:p>
    <w:p w14:paraId="276FB9BE" w14:textId="77777777" w:rsidR="00F16501" w:rsidRPr="00F16501" w:rsidRDefault="00F16501" w:rsidP="00F16501">
      <w:pPr>
        <w:pStyle w:val="Niveau3"/>
        <w:numPr>
          <w:ilvl w:val="0"/>
          <w:numId w:val="0"/>
        </w:numPr>
      </w:pPr>
    </w:p>
    <w:p w14:paraId="222D6949" w14:textId="0085EABD" w:rsidR="00F16501" w:rsidRPr="00DE2696" w:rsidRDefault="00F16501" w:rsidP="00FD3856">
      <w:pPr>
        <w:pStyle w:val="Overskrift1"/>
      </w:pPr>
      <w:r w:rsidRPr="001D6566">
        <w:t>OVERTAGELSESDAG</w:t>
      </w:r>
      <w:r>
        <w:t xml:space="preserve"> og risikoens overgang </w:t>
      </w:r>
    </w:p>
    <w:p w14:paraId="3219D73B" w14:textId="77777777" w:rsidR="00FD3856" w:rsidRPr="00D7292F" w:rsidRDefault="00FD3856" w:rsidP="00FD3856">
      <w:pPr>
        <w:pStyle w:val="Overskrift2"/>
        <w:rPr>
          <w:b w:val="0"/>
        </w:rPr>
      </w:pPr>
      <w:bookmarkStart w:id="29" w:name="_Ref39044442"/>
      <w:r w:rsidRPr="00D7292F">
        <w:rPr>
          <w:b w:val="0"/>
        </w:rPr>
        <w:t xml:space="preserve">Overtagelsesdagen er foreløbigt aftalt til </w:t>
      </w:r>
      <w:r w:rsidRPr="00D7292F">
        <w:rPr>
          <w:bCs/>
        </w:rPr>
        <w:t xml:space="preserve">den </w:t>
      </w:r>
      <w:r>
        <w:rPr>
          <w:bCs/>
        </w:rPr>
        <w:fldChar w:fldCharType="begin">
          <w:ffData>
            <w:name w:val="Tekst152"/>
            <w:enabled/>
            <w:calcOnExit w:val="0"/>
            <w:textInput>
              <w:default w:val="[indsæt]"/>
            </w:textInput>
          </w:ffData>
        </w:fldChar>
      </w:r>
      <w:bookmarkStart w:id="30" w:name="Tekst152"/>
      <w:r>
        <w:rPr>
          <w:bCs/>
        </w:rPr>
        <w:instrText xml:space="preserve"> FORMTEXT </w:instrText>
      </w:r>
      <w:r>
        <w:rPr>
          <w:bCs/>
        </w:rPr>
      </w:r>
      <w:r>
        <w:rPr>
          <w:bCs/>
        </w:rPr>
        <w:fldChar w:fldCharType="separate"/>
      </w:r>
      <w:r>
        <w:rPr>
          <w:bCs/>
          <w:noProof/>
        </w:rPr>
        <w:t>[indsæt]</w:t>
      </w:r>
      <w:r>
        <w:rPr>
          <w:bCs/>
        </w:rPr>
        <w:fldChar w:fldCharType="end"/>
      </w:r>
      <w:bookmarkEnd w:id="30"/>
      <w:r w:rsidRPr="00D7292F">
        <w:rPr>
          <w:b w:val="0"/>
        </w:rPr>
        <w:t>.</w:t>
      </w:r>
      <w:bookmarkEnd w:id="29"/>
    </w:p>
    <w:p w14:paraId="2462CF1F" w14:textId="7D96B3A6" w:rsidR="00FD3856" w:rsidRPr="00D7292F" w:rsidRDefault="00FD3856" w:rsidP="00FD3856">
      <w:pPr>
        <w:pStyle w:val="Overskrift2"/>
        <w:rPr>
          <w:b w:val="0"/>
        </w:rPr>
      </w:pPr>
      <w:r w:rsidRPr="00D7292F">
        <w:rPr>
          <w:b w:val="0"/>
        </w:rPr>
        <w:t xml:space="preserve">Sælger er berettiget til at </w:t>
      </w:r>
      <w:r w:rsidRPr="00D7292F">
        <w:rPr>
          <w:b w:val="0"/>
          <w:u w:val="single"/>
        </w:rPr>
        <w:t>udskyde</w:t>
      </w:r>
      <w:r w:rsidRPr="00D7292F">
        <w:rPr>
          <w:b w:val="0"/>
        </w:rPr>
        <w:t xml:space="preserve"> overtagelsesdagen fastsat i henhold til punkt 4.1 med op til </w:t>
      </w:r>
      <w:r w:rsidR="00403C80">
        <w:rPr>
          <w:b w:val="0"/>
        </w:rPr>
        <w:t>4</w:t>
      </w:r>
      <w:r w:rsidRPr="00D7292F">
        <w:rPr>
          <w:b w:val="0"/>
        </w:rPr>
        <w:t xml:space="preserve"> måneder. Nærværende ret bortfalder dog, </w:t>
      </w:r>
      <w:proofErr w:type="gramStart"/>
      <w:r w:rsidRPr="00D7292F">
        <w:rPr>
          <w:b w:val="0"/>
        </w:rPr>
        <w:t>såfremt</w:t>
      </w:r>
      <w:proofErr w:type="gramEnd"/>
      <w:r w:rsidRPr="00D7292F">
        <w:rPr>
          <w:b w:val="0"/>
        </w:rPr>
        <w:t xml:space="preserve"> Sælger ikke senest 4 måneder før overtagelsesdagen, fastsat i henhold til punkt 4.1, skriftligt har meddelt Køber, til hvilken dato, overtagelsesdagen udskydes. Sælger kan kun benytte denne mulighed en gang.</w:t>
      </w:r>
    </w:p>
    <w:p w14:paraId="7DB0A62F" w14:textId="77777777" w:rsidR="00FD3856" w:rsidRPr="003777C0" w:rsidRDefault="00FD3856" w:rsidP="00FD3856">
      <w:pPr>
        <w:pStyle w:val="Overskrift2"/>
        <w:rPr>
          <w:b w:val="0"/>
          <w:bCs/>
        </w:rPr>
      </w:pPr>
      <w:bookmarkStart w:id="31" w:name="_Hlk90974215"/>
      <w:r w:rsidRPr="003777C0">
        <w:rPr>
          <w:b w:val="0"/>
          <w:bCs/>
          <w:szCs w:val="19"/>
        </w:rPr>
        <w:t xml:space="preserve">Ud over ovennævnte </w:t>
      </w:r>
      <w:bookmarkEnd w:id="31"/>
      <w:r w:rsidRPr="003777C0">
        <w:rPr>
          <w:b w:val="0"/>
          <w:bCs/>
          <w:szCs w:val="19"/>
        </w:rPr>
        <w:t xml:space="preserve">ret til udskydelse af overtagelsesdagen, er Sælger berettiget til yderligere at </w:t>
      </w:r>
      <w:r w:rsidRPr="003777C0">
        <w:rPr>
          <w:b w:val="0"/>
          <w:bCs/>
          <w:szCs w:val="19"/>
          <w:u w:val="single"/>
        </w:rPr>
        <w:t>udskyde</w:t>
      </w:r>
      <w:r w:rsidRPr="003777C0">
        <w:rPr>
          <w:b w:val="0"/>
          <w:bCs/>
          <w:szCs w:val="19"/>
        </w:rPr>
        <w:t xml:space="preserve"> overtagelsesdagen som følge af forsinkelse på grund af:</w:t>
      </w:r>
    </w:p>
    <w:p w14:paraId="7CE455AD" w14:textId="77777777" w:rsidR="00FD3856" w:rsidRPr="00CC0365" w:rsidRDefault="00FD3856" w:rsidP="00FD3856">
      <w:pPr>
        <w:ind w:left="1276" w:hanging="425"/>
        <w:rPr>
          <w:szCs w:val="19"/>
          <w:lang w:eastAsia="zh-CN"/>
        </w:rPr>
      </w:pPr>
      <w:r w:rsidRPr="00CC0365">
        <w:rPr>
          <w:szCs w:val="19"/>
          <w:lang w:eastAsia="zh-CN"/>
        </w:rPr>
        <w:t>–</w:t>
      </w:r>
      <w:r w:rsidRPr="00CC0365">
        <w:rPr>
          <w:szCs w:val="19"/>
          <w:lang w:eastAsia="zh-CN"/>
        </w:rPr>
        <w:tab/>
        <w:t>ændringer i arbejdets art og omfang krævet af Køber eller ændringer i arbejdets art og omfang, der er en følge af myndighedernes krav og ønsker, som ikke var kendte ved byggeriets opstart,</w:t>
      </w:r>
    </w:p>
    <w:p w14:paraId="5EB7D0BF" w14:textId="77777777" w:rsidR="00FD3856" w:rsidRPr="00CC0365" w:rsidRDefault="00FD3856" w:rsidP="00FD3856">
      <w:pPr>
        <w:ind w:left="1276" w:hanging="425"/>
        <w:rPr>
          <w:szCs w:val="19"/>
          <w:lang w:eastAsia="zh-CN"/>
        </w:rPr>
      </w:pPr>
      <w:r w:rsidRPr="00CC0365">
        <w:rPr>
          <w:szCs w:val="19"/>
          <w:lang w:eastAsia="zh-CN"/>
        </w:rPr>
        <w:t>–</w:t>
      </w:r>
      <w:r w:rsidRPr="00CC0365">
        <w:rPr>
          <w:szCs w:val="19"/>
          <w:lang w:eastAsia="zh-CN"/>
        </w:rPr>
        <w:tab/>
        <w:t>Købers forhold,</w:t>
      </w:r>
    </w:p>
    <w:p w14:paraId="4CD015D0" w14:textId="77777777" w:rsidR="00FD3856" w:rsidRPr="00CC0365" w:rsidRDefault="00FD3856" w:rsidP="00FD3856">
      <w:pPr>
        <w:ind w:left="1276" w:hanging="425"/>
        <w:rPr>
          <w:szCs w:val="19"/>
          <w:lang w:eastAsia="zh-CN"/>
        </w:rPr>
      </w:pPr>
      <w:r w:rsidRPr="00CC0365">
        <w:rPr>
          <w:szCs w:val="19"/>
          <w:lang w:eastAsia="zh-CN"/>
        </w:rPr>
        <w:t>–</w:t>
      </w:r>
      <w:r w:rsidRPr="00CC0365">
        <w:rPr>
          <w:szCs w:val="19"/>
          <w:lang w:eastAsia="zh-CN"/>
        </w:rPr>
        <w:tab/>
        <w:t xml:space="preserve">forbehold, der er opstået uden Sælgers skyld og over hvilke, Sælger ikke er herre, f.eks. krig, </w:t>
      </w:r>
      <w:r>
        <w:rPr>
          <w:szCs w:val="19"/>
          <w:lang w:eastAsia="zh-CN"/>
        </w:rPr>
        <w:t xml:space="preserve">pandemi, </w:t>
      </w:r>
      <w:r w:rsidRPr="00CC0365">
        <w:rPr>
          <w:szCs w:val="19"/>
          <w:lang w:eastAsia="zh-CN"/>
        </w:rPr>
        <w:t>usædvanlige naturbegivenheder, brand, strejke, lockout, tyveri eller hærværk m.v.</w:t>
      </w:r>
    </w:p>
    <w:p w14:paraId="65E1B203" w14:textId="77777777" w:rsidR="00FD3856" w:rsidRPr="00CC0365" w:rsidRDefault="00FD3856" w:rsidP="00FD3856">
      <w:pPr>
        <w:ind w:left="1276" w:hanging="425"/>
        <w:rPr>
          <w:szCs w:val="19"/>
          <w:lang w:eastAsia="zh-CN"/>
        </w:rPr>
      </w:pPr>
      <w:r w:rsidRPr="00CC0365">
        <w:rPr>
          <w:szCs w:val="19"/>
          <w:lang w:eastAsia="zh-CN"/>
        </w:rPr>
        <w:t>–</w:t>
      </w:r>
      <w:r w:rsidRPr="00CC0365">
        <w:rPr>
          <w:szCs w:val="19"/>
          <w:lang w:eastAsia="zh-CN"/>
        </w:rPr>
        <w:tab/>
        <w:t>konstatering af fortidsminder og tilsvarende i grunden,</w:t>
      </w:r>
    </w:p>
    <w:p w14:paraId="1E771B0C" w14:textId="77777777" w:rsidR="00FD3856" w:rsidRDefault="00FD3856" w:rsidP="00FD3856">
      <w:pPr>
        <w:ind w:left="1276" w:hanging="425"/>
        <w:rPr>
          <w:szCs w:val="19"/>
          <w:lang w:eastAsia="zh-CN"/>
        </w:rPr>
      </w:pPr>
      <w:r w:rsidRPr="00CC0365">
        <w:rPr>
          <w:szCs w:val="19"/>
          <w:lang w:eastAsia="zh-CN"/>
        </w:rPr>
        <w:t>–</w:t>
      </w:r>
      <w:r w:rsidRPr="00CC0365">
        <w:rPr>
          <w:szCs w:val="19"/>
          <w:lang w:eastAsia="zh-CN"/>
        </w:rPr>
        <w:tab/>
        <w:t xml:space="preserve">konstatering af, at grundens bæreevne nødvendiggør ekstra fundering og/eller pilotering, der ikke var forudsat af </w:t>
      </w:r>
      <w:r>
        <w:rPr>
          <w:szCs w:val="19"/>
          <w:lang w:eastAsia="zh-CN"/>
        </w:rPr>
        <w:t>S</w:t>
      </w:r>
      <w:r w:rsidRPr="00CC0365">
        <w:rPr>
          <w:szCs w:val="19"/>
          <w:lang w:eastAsia="zh-CN"/>
        </w:rPr>
        <w:t>ælger,</w:t>
      </w:r>
    </w:p>
    <w:p w14:paraId="5A555BCC" w14:textId="77777777" w:rsidR="00FD3856" w:rsidRPr="00D97243" w:rsidRDefault="00FD3856" w:rsidP="00FD3856">
      <w:pPr>
        <w:pStyle w:val="Listeafsnit"/>
        <w:numPr>
          <w:ilvl w:val="0"/>
          <w:numId w:val="29"/>
        </w:numPr>
        <w:ind w:left="1276" w:hanging="425"/>
        <w:rPr>
          <w:szCs w:val="19"/>
          <w:lang w:eastAsia="zh-CN"/>
        </w:rPr>
      </w:pPr>
      <w:r w:rsidRPr="00D97243">
        <w:rPr>
          <w:szCs w:val="19"/>
          <w:lang w:eastAsia="zh-CN"/>
        </w:rPr>
        <w:t xml:space="preserve">konstatering af jordforurening, som ikke var kendt ved byggeriets opstart,  </w:t>
      </w:r>
    </w:p>
    <w:p w14:paraId="17AF830B" w14:textId="77777777" w:rsidR="00FD3856" w:rsidRPr="00CC0365" w:rsidRDefault="00FD3856" w:rsidP="00FD3856">
      <w:pPr>
        <w:ind w:left="1276" w:hanging="425"/>
        <w:rPr>
          <w:szCs w:val="19"/>
          <w:lang w:eastAsia="zh-CN"/>
        </w:rPr>
      </w:pPr>
      <w:r w:rsidRPr="00CC0365">
        <w:rPr>
          <w:szCs w:val="19"/>
          <w:lang w:eastAsia="zh-CN"/>
        </w:rPr>
        <w:t>–</w:t>
      </w:r>
      <w:r w:rsidRPr="00CC0365">
        <w:rPr>
          <w:szCs w:val="19"/>
          <w:lang w:eastAsia="zh-CN"/>
        </w:rPr>
        <w:tab/>
        <w:t>nedbør, lav temperatur, stærk vind eller andet vejrlig, som forhindrer eller forsinker arbejdet, når sådant vejrlig forekommer i væsentligt større omfang, end det er sædvanligt for den pågældende årstid og egn,</w:t>
      </w:r>
    </w:p>
    <w:p w14:paraId="4342FFFB" w14:textId="77777777" w:rsidR="00FD3856" w:rsidRPr="00CC0365" w:rsidRDefault="00FD3856" w:rsidP="00FD3856">
      <w:pPr>
        <w:ind w:left="1276" w:hanging="425"/>
        <w:rPr>
          <w:szCs w:val="19"/>
          <w:lang w:eastAsia="zh-CN"/>
        </w:rPr>
      </w:pPr>
      <w:r w:rsidRPr="00CC0365">
        <w:rPr>
          <w:szCs w:val="19"/>
          <w:lang w:eastAsia="zh-CN"/>
        </w:rPr>
        <w:t>–</w:t>
      </w:r>
      <w:r w:rsidRPr="00CC0365">
        <w:rPr>
          <w:szCs w:val="19"/>
          <w:lang w:eastAsia="zh-CN"/>
        </w:rPr>
        <w:tab/>
        <w:t>offentlige påbud eller forbud, som ikke skyldes Sælgers egne forhold,</w:t>
      </w:r>
    </w:p>
    <w:p w14:paraId="7C6328DB" w14:textId="77777777" w:rsidR="00FD3856" w:rsidRDefault="00FD3856" w:rsidP="00FD3856">
      <w:pPr>
        <w:ind w:left="1276" w:hanging="425"/>
        <w:rPr>
          <w:szCs w:val="19"/>
          <w:lang w:eastAsia="zh-CN"/>
        </w:rPr>
      </w:pPr>
      <w:r w:rsidRPr="00CC0365">
        <w:rPr>
          <w:szCs w:val="19"/>
          <w:lang w:eastAsia="zh-CN"/>
        </w:rPr>
        <w:t>–</w:t>
      </w:r>
      <w:r w:rsidRPr="00CC0365">
        <w:rPr>
          <w:szCs w:val="19"/>
          <w:lang w:eastAsia="zh-CN"/>
        </w:rPr>
        <w:tab/>
        <w:t xml:space="preserve">nødvendige tilladelser fra myndighederne til </w:t>
      </w:r>
      <w:r>
        <w:rPr>
          <w:szCs w:val="19"/>
          <w:lang w:eastAsia="zh-CN"/>
        </w:rPr>
        <w:t>bygningens</w:t>
      </w:r>
      <w:r w:rsidRPr="00CC0365">
        <w:rPr>
          <w:szCs w:val="19"/>
          <w:lang w:eastAsia="zh-CN"/>
        </w:rPr>
        <w:t xml:space="preserve"> opførelse ikke foreligger senest 30 arbejdsdage efter, at fyldestgørende projektmateriale er blevet indsendt til myndighederne.</w:t>
      </w:r>
    </w:p>
    <w:p w14:paraId="03235040" w14:textId="77777777" w:rsidR="00FD3856" w:rsidRPr="00CC0365" w:rsidRDefault="00FD3856" w:rsidP="00FD3856">
      <w:pPr>
        <w:ind w:left="1301" w:hanging="450"/>
        <w:rPr>
          <w:szCs w:val="19"/>
          <w:lang w:eastAsia="zh-CN"/>
        </w:rPr>
      </w:pPr>
    </w:p>
    <w:p w14:paraId="7CCA4FEF" w14:textId="58970665" w:rsidR="00FD3856" w:rsidRDefault="00FD3856" w:rsidP="00FD3856">
      <w:pPr>
        <w:ind w:left="851"/>
        <w:rPr>
          <w:szCs w:val="19"/>
          <w:lang w:eastAsia="zh-CN"/>
        </w:rPr>
      </w:pPr>
      <w:r w:rsidRPr="00CC0365">
        <w:rPr>
          <w:szCs w:val="19"/>
          <w:lang w:eastAsia="zh-CN"/>
        </w:rPr>
        <w:t>Sælger er dog forpligtet til at søge eventuelle forsinkelser undgået og begrænset ved sådanne dispositioner, som med rimelighed kan kræves af Sælger.</w:t>
      </w:r>
    </w:p>
    <w:p w14:paraId="484C6F1E" w14:textId="38453D99" w:rsidR="00AF6C8A" w:rsidRDefault="00AF6C8A" w:rsidP="00AF6C8A">
      <w:pPr>
        <w:pStyle w:val="Overskrift2"/>
        <w:rPr>
          <w:b w:val="0"/>
          <w:bCs/>
        </w:rPr>
      </w:pPr>
      <w:r w:rsidRPr="00AF6C8A">
        <w:rPr>
          <w:b w:val="0"/>
          <w:bCs/>
        </w:rPr>
        <w:t xml:space="preserve">Sælger er berettiget til at </w:t>
      </w:r>
      <w:r w:rsidRPr="00AF6C8A">
        <w:rPr>
          <w:b w:val="0"/>
          <w:bCs/>
          <w:u w:val="single"/>
        </w:rPr>
        <w:t>fremrykke</w:t>
      </w:r>
      <w:r w:rsidRPr="00AF6C8A">
        <w:rPr>
          <w:b w:val="0"/>
          <w:bCs/>
        </w:rPr>
        <w:t xml:space="preserve"> overtagelsesdagen fastsat i henhold til punkt </w:t>
      </w:r>
      <w:r w:rsidRPr="00AF6C8A">
        <w:rPr>
          <w:b w:val="0"/>
          <w:bCs/>
        </w:rPr>
        <w:fldChar w:fldCharType="begin"/>
      </w:r>
      <w:r w:rsidRPr="00AF6C8A">
        <w:rPr>
          <w:b w:val="0"/>
          <w:bCs/>
        </w:rPr>
        <w:instrText xml:space="preserve"> REF _Ref39044442 \r \h </w:instrText>
      </w:r>
      <w:r>
        <w:rPr>
          <w:b w:val="0"/>
          <w:bCs/>
        </w:rPr>
        <w:instrText xml:space="preserve"> \* MERGEFORMAT </w:instrText>
      </w:r>
      <w:r w:rsidRPr="00AF6C8A">
        <w:rPr>
          <w:b w:val="0"/>
          <w:bCs/>
        </w:rPr>
      </w:r>
      <w:r w:rsidRPr="00AF6C8A">
        <w:rPr>
          <w:b w:val="0"/>
          <w:bCs/>
        </w:rPr>
        <w:fldChar w:fldCharType="separate"/>
      </w:r>
      <w:r w:rsidR="00154B1D">
        <w:rPr>
          <w:b w:val="0"/>
          <w:bCs/>
        </w:rPr>
        <w:t>4.1</w:t>
      </w:r>
      <w:r w:rsidRPr="00AF6C8A">
        <w:rPr>
          <w:b w:val="0"/>
          <w:bCs/>
        </w:rPr>
        <w:fldChar w:fldCharType="end"/>
      </w:r>
      <w:r w:rsidRPr="00AF6C8A">
        <w:rPr>
          <w:b w:val="0"/>
          <w:bCs/>
        </w:rPr>
        <w:t xml:space="preserve"> med op til 2 måneder. Nærværende ret bortfalder dog, </w:t>
      </w:r>
      <w:proofErr w:type="gramStart"/>
      <w:r w:rsidRPr="00AF6C8A">
        <w:rPr>
          <w:b w:val="0"/>
          <w:bCs/>
        </w:rPr>
        <w:t>såfremt</w:t>
      </w:r>
      <w:proofErr w:type="gramEnd"/>
      <w:r w:rsidRPr="00AF6C8A">
        <w:rPr>
          <w:b w:val="0"/>
          <w:bCs/>
        </w:rPr>
        <w:t xml:space="preserve"> Sælger ikke senest 5 måneder før overtagelsesdagen, fastsat i henhold til punkt </w:t>
      </w:r>
      <w:r w:rsidRPr="00AF6C8A">
        <w:rPr>
          <w:b w:val="0"/>
          <w:bCs/>
        </w:rPr>
        <w:fldChar w:fldCharType="begin"/>
      </w:r>
      <w:r w:rsidRPr="00AF6C8A">
        <w:rPr>
          <w:b w:val="0"/>
          <w:bCs/>
        </w:rPr>
        <w:instrText xml:space="preserve"> REF _Ref39044442 \r \h </w:instrText>
      </w:r>
      <w:r>
        <w:rPr>
          <w:b w:val="0"/>
          <w:bCs/>
        </w:rPr>
        <w:instrText xml:space="preserve"> \* MERGEFORMAT </w:instrText>
      </w:r>
      <w:r w:rsidRPr="00AF6C8A">
        <w:rPr>
          <w:b w:val="0"/>
          <w:bCs/>
        </w:rPr>
      </w:r>
      <w:r w:rsidRPr="00AF6C8A">
        <w:rPr>
          <w:b w:val="0"/>
          <w:bCs/>
        </w:rPr>
        <w:fldChar w:fldCharType="separate"/>
      </w:r>
      <w:r w:rsidR="00154B1D">
        <w:rPr>
          <w:b w:val="0"/>
          <w:bCs/>
        </w:rPr>
        <w:t>4.1</w:t>
      </w:r>
      <w:r w:rsidRPr="00AF6C8A">
        <w:rPr>
          <w:b w:val="0"/>
          <w:bCs/>
        </w:rPr>
        <w:fldChar w:fldCharType="end"/>
      </w:r>
      <w:r w:rsidRPr="00AF6C8A">
        <w:rPr>
          <w:b w:val="0"/>
          <w:bCs/>
        </w:rPr>
        <w:t xml:space="preserve">, skriftligt har meddelt Køber, til hvilken dato, overtagelsesdagen fremrykkes. Sælger kan kun benytte denne mulighed en gang. </w:t>
      </w:r>
    </w:p>
    <w:p w14:paraId="151E1C24" w14:textId="3FE827D2" w:rsidR="00AF6C8A" w:rsidRPr="001946C5" w:rsidRDefault="00AF6C8A" w:rsidP="00AF6C8A">
      <w:pPr>
        <w:pStyle w:val="Overskrift2"/>
        <w:rPr>
          <w:b w:val="0"/>
          <w:bCs/>
        </w:rPr>
      </w:pPr>
      <w:proofErr w:type="gramStart"/>
      <w:r w:rsidRPr="001946C5">
        <w:rPr>
          <w:b w:val="0"/>
          <w:bCs/>
        </w:rPr>
        <w:t>Såfremt</w:t>
      </w:r>
      <w:proofErr w:type="gramEnd"/>
      <w:r w:rsidRPr="001946C5">
        <w:rPr>
          <w:b w:val="0"/>
          <w:bCs/>
        </w:rPr>
        <w:t xml:space="preserve"> Ejendommen ikke er færdig pr. overtagelsesdagen, forpligtiger Sælger sig til at betale Køber en dagbod stor kr. 500,00 pr. arbejdsdag, overtagelsen bliver forsinket. Sælger bemyndiges til at give købsaftalen påtegning om endelig overtagelsesdag.</w:t>
      </w:r>
    </w:p>
    <w:p w14:paraId="49D2212F" w14:textId="77777777" w:rsidR="00CB46F2" w:rsidRPr="00E541BB" w:rsidRDefault="00CB46F2" w:rsidP="00CB46F2">
      <w:pPr>
        <w:pStyle w:val="Overskrift2"/>
        <w:rPr>
          <w:b w:val="0"/>
        </w:rPr>
      </w:pPr>
      <w:r w:rsidRPr="00E541BB">
        <w:rPr>
          <w:b w:val="0"/>
        </w:rPr>
        <w:t>I tilfælde af brand inden overtagelsesdagen oppebærer Sælger den af forsikringsselskabet udbetalte assurancesum med henblik på ejerlejlighedens genopførelse. Køber er i så tilfælde forpligtet til at tåle, at overtagelsesdagen udskydes, indtil aflevering kan finde sted.</w:t>
      </w:r>
    </w:p>
    <w:p w14:paraId="1D4FE8A9" w14:textId="77777777" w:rsidR="00CB46F2" w:rsidRPr="00FD6D65" w:rsidRDefault="00CB46F2" w:rsidP="00CB46F2">
      <w:pPr>
        <w:pStyle w:val="Overskrift2"/>
        <w:rPr>
          <w:b w:val="0"/>
        </w:rPr>
      </w:pPr>
      <w:r w:rsidRPr="00FD6D65">
        <w:rPr>
          <w:b w:val="0"/>
        </w:rPr>
        <w:t xml:space="preserve">På overtagelsesdagen overtager Køber risikoen for skade på det solgte. </w:t>
      </w:r>
    </w:p>
    <w:p w14:paraId="61A0BC24" w14:textId="12129EB1" w:rsidR="00CB46F2" w:rsidRDefault="00CB46F2" w:rsidP="00CB46F2">
      <w:pPr>
        <w:pStyle w:val="Overskrift2"/>
        <w:rPr>
          <w:b w:val="0"/>
        </w:rPr>
      </w:pPr>
      <w:bookmarkStart w:id="32" w:name="_Ref40258817"/>
      <w:r w:rsidRPr="00FD6D65">
        <w:rPr>
          <w:b w:val="0"/>
        </w:rPr>
        <w:t>Køber tegner selv indboforsikring fra overtagelsesdagen</w:t>
      </w:r>
      <w:r>
        <w:rPr>
          <w:b w:val="0"/>
        </w:rPr>
        <w:t>/dispositionsdagen</w:t>
      </w:r>
      <w:r w:rsidRPr="00FD6D65">
        <w:rPr>
          <w:b w:val="0"/>
        </w:rPr>
        <w:t>. Ejerforeningen tegner bygnings- og brandforsikring for Hovedejendommen</w:t>
      </w:r>
      <w:r>
        <w:rPr>
          <w:b w:val="0"/>
        </w:rPr>
        <w:t xml:space="preserve">. </w:t>
      </w:r>
      <w:r w:rsidRPr="00FD6D65">
        <w:rPr>
          <w:b w:val="0"/>
        </w:rPr>
        <w:t xml:space="preserve">Tilbud på bygnings- og brandforsikring er vedlagt </w:t>
      </w:r>
      <w:r w:rsidRPr="00154337">
        <w:rPr>
          <w:b w:val="0"/>
        </w:rPr>
        <w:t>som</w:t>
      </w:r>
      <w:r w:rsidRPr="00FD6D65">
        <w:rPr>
          <w:bCs/>
        </w:rPr>
        <w:t xml:space="preserve"> bilag </w:t>
      </w:r>
      <w:r w:rsidRPr="00FD6D65">
        <w:rPr>
          <w:bCs/>
        </w:rPr>
        <w:fldChar w:fldCharType="begin"/>
      </w:r>
      <w:r w:rsidRPr="00FD6D65">
        <w:rPr>
          <w:bCs/>
        </w:rPr>
        <w:instrText xml:space="preserve"> REF _Ref40258817 \r \h  \* MERGEFORMAT </w:instrText>
      </w:r>
      <w:r w:rsidRPr="00FD6D65">
        <w:rPr>
          <w:bCs/>
        </w:rPr>
      </w:r>
      <w:r w:rsidRPr="00FD6D65">
        <w:rPr>
          <w:bCs/>
        </w:rPr>
        <w:fldChar w:fldCharType="separate"/>
      </w:r>
      <w:r w:rsidR="00154B1D">
        <w:rPr>
          <w:bCs/>
        </w:rPr>
        <w:t>4.8</w:t>
      </w:r>
      <w:r w:rsidRPr="00FD6D65">
        <w:rPr>
          <w:bCs/>
        </w:rPr>
        <w:fldChar w:fldCharType="end"/>
      </w:r>
      <w:r w:rsidRPr="00FD6D65">
        <w:rPr>
          <w:b w:val="0"/>
        </w:rPr>
        <w:t>.</w:t>
      </w:r>
      <w:bookmarkEnd w:id="32"/>
    </w:p>
    <w:p w14:paraId="6E5EAB22" w14:textId="5626F226" w:rsidR="00CB46F2" w:rsidRPr="000F3E31" w:rsidRDefault="00CB46F2" w:rsidP="00CB46F2">
      <w:pPr>
        <w:pStyle w:val="Overskrift2"/>
        <w:rPr>
          <w:b w:val="0"/>
          <w:bCs/>
        </w:rPr>
      </w:pPr>
      <w:r w:rsidRPr="00DB2D6F">
        <w:rPr>
          <w:b w:val="0"/>
          <w:bCs/>
        </w:rPr>
        <w:t xml:space="preserve">Køber indtræder pr. </w:t>
      </w:r>
      <w:r>
        <w:rPr>
          <w:b w:val="0"/>
          <w:bCs/>
        </w:rPr>
        <w:t>o</w:t>
      </w:r>
      <w:r w:rsidRPr="00DB2D6F">
        <w:rPr>
          <w:b w:val="0"/>
          <w:bCs/>
        </w:rPr>
        <w:t>vertagelsesdagen i Sælgers rettigheder og forpligtelser over for ejerlejlighedens forsyningsselskaber. Sælger sørger for aflæsning af målere og meddelelse om ejerskiftet til forsyningsselskaberne.</w:t>
      </w:r>
      <w:r w:rsidR="000D66BF">
        <w:rPr>
          <w:b w:val="0"/>
          <w:bCs/>
        </w:rPr>
        <w:t xml:space="preserve"> Køber skal dog selv tilmelde sig som bruger </w:t>
      </w:r>
    </w:p>
    <w:p w14:paraId="16109483" w14:textId="77777777" w:rsidR="00AF6C8A" w:rsidRPr="00AF6C8A" w:rsidRDefault="00AF6C8A" w:rsidP="00CB46F2">
      <w:pPr>
        <w:pStyle w:val="Niveau3"/>
        <w:numPr>
          <w:ilvl w:val="0"/>
          <w:numId w:val="0"/>
        </w:numPr>
        <w:ind w:left="851"/>
      </w:pPr>
    </w:p>
    <w:p w14:paraId="70D07086" w14:textId="77777777" w:rsidR="001E27FF" w:rsidRPr="001D6566" w:rsidRDefault="001E27FF" w:rsidP="001E27FF">
      <w:pPr>
        <w:pStyle w:val="Overskrift1"/>
      </w:pPr>
      <w:r w:rsidRPr="001D6566">
        <w:t>Refusion</w:t>
      </w:r>
    </w:p>
    <w:p w14:paraId="4F72CCB0" w14:textId="77777777" w:rsidR="004B6030" w:rsidRDefault="004B6030" w:rsidP="004B6030">
      <w:pPr>
        <w:pStyle w:val="Overskrift2"/>
        <w:rPr>
          <w:b w:val="0"/>
        </w:rPr>
      </w:pPr>
      <w:bookmarkStart w:id="33" w:name="_Ref44570245"/>
      <w:r w:rsidRPr="00644C27">
        <w:rPr>
          <w:b w:val="0"/>
        </w:rPr>
        <w:t>Overtagelsesdagen er skæringsdag for ejerlejlighedens udgifter, herunder skatter og afgifter.</w:t>
      </w:r>
      <w:bookmarkEnd w:id="33"/>
      <w:r w:rsidRPr="00644C27">
        <w:rPr>
          <w:b w:val="0"/>
        </w:rPr>
        <w:t xml:space="preserve"> </w:t>
      </w:r>
    </w:p>
    <w:p w14:paraId="11B6D5A7" w14:textId="62E80A70" w:rsidR="004B6030" w:rsidRDefault="004B6030" w:rsidP="004B6030">
      <w:pPr>
        <w:pStyle w:val="Overskrift2"/>
        <w:rPr>
          <w:b w:val="0"/>
          <w:noProof/>
          <w:snapToGrid w:val="0"/>
        </w:rPr>
      </w:pPr>
      <w:bookmarkStart w:id="34" w:name="_Ref44570444"/>
      <w:r w:rsidRPr="0033608C">
        <w:rPr>
          <w:b w:val="0"/>
        </w:rPr>
        <w:t xml:space="preserve">Sælger betaler ejendomsskatten til og med det kalenderår, hvori ejerlejligheden overdrages, idet </w:t>
      </w:r>
      <w:r w:rsidR="00ED661D">
        <w:rPr>
          <w:b w:val="0"/>
        </w:rPr>
        <w:t xml:space="preserve">Køber refunderer </w:t>
      </w:r>
      <w:r w:rsidRPr="0033608C">
        <w:rPr>
          <w:b w:val="0"/>
        </w:rPr>
        <w:t xml:space="preserve">ejendomsskatten </w:t>
      </w:r>
      <w:r>
        <w:rPr>
          <w:b w:val="0"/>
        </w:rPr>
        <w:t>forholdsmæssigt</w:t>
      </w:r>
      <w:r w:rsidRPr="0033608C">
        <w:rPr>
          <w:b w:val="0"/>
        </w:rPr>
        <w:t xml:space="preserve"> for perioden fra overtagelsesdagen til 31. december i det kalenderår, hvori ejerlejligheden overdrages, med et fast </w:t>
      </w:r>
      <w:r>
        <w:rPr>
          <w:b w:val="0"/>
        </w:rPr>
        <w:t xml:space="preserve">årligt </w:t>
      </w:r>
      <w:r w:rsidRPr="0033608C">
        <w:rPr>
          <w:b w:val="0"/>
        </w:rPr>
        <w:t xml:space="preserve">beløb på </w:t>
      </w:r>
      <w:r>
        <w:rPr>
          <w:b w:val="0"/>
        </w:rPr>
        <w:t>[</w:t>
      </w:r>
      <w:r w:rsidRPr="004B6030">
        <w:rPr>
          <w:b w:val="0"/>
          <w:i/>
          <w:iCs/>
          <w:highlight w:val="yellow"/>
        </w:rPr>
        <w:t>indsæt</w:t>
      </w:r>
      <w:r>
        <w:rPr>
          <w:b w:val="0"/>
        </w:rPr>
        <w:t>] pr. tinglyst antal m</w:t>
      </w:r>
      <w:r w:rsidRPr="0035056F">
        <w:rPr>
          <w:b w:val="0"/>
          <w:vertAlign w:val="superscript"/>
        </w:rPr>
        <w:t>2</w:t>
      </w:r>
      <w:r>
        <w:rPr>
          <w:b w:val="0"/>
        </w:rPr>
        <w:t xml:space="preserve"> for ejerlejligheden</w:t>
      </w:r>
      <w:r w:rsidRPr="0033608C">
        <w:rPr>
          <w:b w:val="0"/>
          <w:noProof/>
          <w:snapToGrid w:val="0"/>
        </w:rPr>
        <w:t>.</w:t>
      </w:r>
      <w:bookmarkEnd w:id="34"/>
      <w:r>
        <w:rPr>
          <w:b w:val="0"/>
          <w:noProof/>
          <w:snapToGrid w:val="0"/>
        </w:rPr>
        <w:t xml:space="preserve"> Ejerforeningen opkræver ejendomsskat for det kommende år efter fordelingstal, jf. punkt 9.2.</w:t>
      </w:r>
    </w:p>
    <w:p w14:paraId="6E551037" w14:textId="5F58BBE4" w:rsidR="006E3D3F" w:rsidRDefault="006E3D3F" w:rsidP="006E3D3F">
      <w:pPr>
        <w:pStyle w:val="Overskrift2"/>
        <w:rPr>
          <w:b w:val="0"/>
        </w:rPr>
      </w:pPr>
      <w:r w:rsidRPr="0033608C">
        <w:rPr>
          <w:b w:val="0"/>
        </w:rPr>
        <w:t>Køber refunderer desuden fra overtagelsesdagen til Sælger bidrag til Ejerforeningen, jf. p</w:t>
      </w:r>
      <w:r>
        <w:rPr>
          <w:b w:val="0"/>
        </w:rPr>
        <w:t xml:space="preserve">unkt </w:t>
      </w:r>
      <w:r>
        <w:rPr>
          <w:b w:val="0"/>
        </w:rPr>
        <w:fldChar w:fldCharType="begin"/>
      </w:r>
      <w:r>
        <w:rPr>
          <w:b w:val="0"/>
        </w:rPr>
        <w:instrText xml:space="preserve"> REF _Ref86654413 \r \h </w:instrText>
      </w:r>
      <w:r>
        <w:rPr>
          <w:b w:val="0"/>
        </w:rPr>
      </w:r>
      <w:r>
        <w:rPr>
          <w:b w:val="0"/>
        </w:rPr>
        <w:fldChar w:fldCharType="separate"/>
      </w:r>
      <w:r w:rsidR="00154B1D">
        <w:rPr>
          <w:b w:val="0"/>
        </w:rPr>
        <w:t>11</w:t>
      </w:r>
      <w:r>
        <w:rPr>
          <w:b w:val="0"/>
        </w:rPr>
        <w:fldChar w:fldCharType="end"/>
      </w:r>
      <w:r w:rsidRPr="0033608C">
        <w:rPr>
          <w:b w:val="0"/>
        </w:rPr>
        <w:t xml:space="preserve">. </w:t>
      </w:r>
    </w:p>
    <w:p w14:paraId="6154769D" w14:textId="77777777" w:rsidR="006E3D3F" w:rsidRPr="005F678E" w:rsidRDefault="006E3D3F" w:rsidP="006E3D3F">
      <w:pPr>
        <w:pStyle w:val="Overskrift2"/>
        <w:rPr>
          <w:b w:val="0"/>
        </w:rPr>
      </w:pPr>
      <w:r w:rsidRPr="005F678E">
        <w:rPr>
          <w:b w:val="0"/>
        </w:rPr>
        <w:t xml:space="preserve">Da der ikke Køber og Sælger bekendt pt. er yderligere udgifter vedrørende ejerlejligheden, der skal refunderes, udarbejdes der indtil videre ikke refusionsopgørelse. Måtte der senere vise sig udgifter, der skal refunderes, udarbejdes der i nødvendigt omfang en refusionsopgørelse. </w:t>
      </w:r>
    </w:p>
    <w:p w14:paraId="1366D6C2" w14:textId="76A72F8C" w:rsidR="006E3D3F" w:rsidRDefault="006E3D3F" w:rsidP="006E3D3F">
      <w:pPr>
        <w:pStyle w:val="Overskrift2"/>
        <w:rPr>
          <w:b w:val="0"/>
        </w:rPr>
      </w:pPr>
      <w:r w:rsidRPr="0033608C">
        <w:rPr>
          <w:b w:val="0"/>
        </w:rPr>
        <w:t>I det tilfælde, at dispositionsdagen er før overtagelsesdagen, er det mellem parterne aftalt, at skæringsdagen for refusionsopgørelsen/betaling af ejendomsskat skal være dispositionsdagen. Køber afholder herudover alle forbrugsafgifter, herunder for vand, el og varme, antennebidrag og fællesudgifter (herunder kontingent til ejerforening) fra og med dispositionsdagen.</w:t>
      </w:r>
    </w:p>
    <w:p w14:paraId="06D8029A" w14:textId="77777777" w:rsidR="006474D7" w:rsidRPr="006474D7" w:rsidRDefault="006474D7" w:rsidP="006474D7">
      <w:pPr>
        <w:pStyle w:val="Niveau3"/>
        <w:numPr>
          <w:ilvl w:val="0"/>
          <w:numId w:val="0"/>
        </w:numPr>
        <w:ind w:left="851"/>
      </w:pPr>
    </w:p>
    <w:p w14:paraId="1CDB7E63" w14:textId="77777777" w:rsidR="006474D7" w:rsidRDefault="006474D7" w:rsidP="006474D7">
      <w:pPr>
        <w:pStyle w:val="Overskrift1"/>
      </w:pPr>
      <w:r w:rsidRPr="001D6566">
        <w:t>Skatter m.v.</w:t>
      </w:r>
    </w:p>
    <w:p w14:paraId="1DB9DDE9" w14:textId="5BCB9EED" w:rsidR="006474D7" w:rsidRDefault="006474D7" w:rsidP="006474D7">
      <w:pPr>
        <w:pStyle w:val="Overskrift2"/>
        <w:rPr>
          <w:b w:val="0"/>
          <w:bCs/>
        </w:rPr>
      </w:pPr>
      <w:r w:rsidRPr="00AD5365">
        <w:rPr>
          <w:b w:val="0"/>
          <w:bCs/>
        </w:rPr>
        <w:t xml:space="preserve">Indtil ejendommen (grunden) og ejerlejligheden er selvstændigt vurderet, og samtlige ejendomsskatter m.v. er pålignet den opdelte ejerlejlighed, opkræver Sælger hos Ejerforeningen de på Hovedejendommen inkl. vej og fællesarealer, påhvilende grundskatter og øvrige afgifter. Beløbet vil efterfølgende blive opkrævet af Ejerforeningen hos medlemmerne af foreningen efter fordelingstal. Dog refunderes der i overdragelsesåret, jf. punkt </w:t>
      </w:r>
      <w:r w:rsidRPr="00AD5365">
        <w:rPr>
          <w:b w:val="0"/>
          <w:bCs/>
        </w:rPr>
        <w:fldChar w:fldCharType="begin"/>
      </w:r>
      <w:r w:rsidRPr="00AD5365">
        <w:rPr>
          <w:b w:val="0"/>
          <w:bCs/>
        </w:rPr>
        <w:instrText xml:space="preserve"> REF _Ref44570444 \r \h </w:instrText>
      </w:r>
      <w:r>
        <w:rPr>
          <w:b w:val="0"/>
          <w:bCs/>
        </w:rPr>
        <w:instrText xml:space="preserve"> \* MERGEFORMAT </w:instrText>
      </w:r>
      <w:r w:rsidRPr="00AD5365">
        <w:rPr>
          <w:b w:val="0"/>
          <w:bCs/>
        </w:rPr>
      </w:r>
      <w:r w:rsidRPr="00AD5365">
        <w:rPr>
          <w:b w:val="0"/>
          <w:bCs/>
        </w:rPr>
        <w:fldChar w:fldCharType="separate"/>
      </w:r>
      <w:r w:rsidR="00154B1D">
        <w:rPr>
          <w:b w:val="0"/>
          <w:bCs/>
        </w:rPr>
        <w:t>5.2</w:t>
      </w:r>
      <w:r w:rsidRPr="00AD5365">
        <w:rPr>
          <w:b w:val="0"/>
          <w:bCs/>
        </w:rPr>
        <w:fldChar w:fldCharType="end"/>
      </w:r>
      <w:r w:rsidRPr="00AD5365">
        <w:rPr>
          <w:b w:val="0"/>
          <w:bCs/>
        </w:rPr>
        <w:t xml:space="preserve">, et fast beløb uanset størrelsen af ejendomsskatterne. </w:t>
      </w:r>
    </w:p>
    <w:p w14:paraId="18E5EC6D" w14:textId="77777777" w:rsidR="00B81405" w:rsidRDefault="006474D7" w:rsidP="00B81405">
      <w:pPr>
        <w:pStyle w:val="Overskrift2"/>
        <w:rPr>
          <w:b w:val="0"/>
          <w:bCs/>
        </w:rPr>
      </w:pPr>
      <w:r w:rsidRPr="00EC2CEC">
        <w:rPr>
          <w:b w:val="0"/>
          <w:bCs/>
        </w:rPr>
        <w:t>Så snart ejerlejligheden er selvstændig vurderet, sørger Køber for rettidig betaling af alle ejendomsskatter m.v., der forfalder efter overtagelsesdagen. Dette gælder uanset, om Køber har modtaget opkrævning på ejendomsskat.</w:t>
      </w:r>
    </w:p>
    <w:p w14:paraId="1B21CEDD" w14:textId="77777777" w:rsidR="00B81405" w:rsidRPr="00B81405" w:rsidRDefault="00B81405" w:rsidP="00B81405">
      <w:pPr>
        <w:pStyle w:val="Overskrift2"/>
        <w:rPr>
          <w:b w:val="0"/>
          <w:bCs/>
        </w:rPr>
      </w:pPr>
      <w:r>
        <w:t>N</w:t>
      </w:r>
      <w:r w:rsidRPr="00982A4F">
        <w:t>y vurderingslov og beskatningsaftale</w:t>
      </w:r>
    </w:p>
    <w:p w14:paraId="77BEF44A" w14:textId="77777777" w:rsidR="00B81405" w:rsidRPr="004A1B16" w:rsidRDefault="00B81405" w:rsidP="00B81405">
      <w:pPr>
        <w:pStyle w:val="Overskrift3"/>
        <w:rPr>
          <w:b w:val="0"/>
          <w:bCs/>
        </w:rPr>
      </w:pPr>
      <w:r w:rsidRPr="004A1B16">
        <w:rPr>
          <w:b w:val="0"/>
          <w:bCs/>
        </w:rPr>
        <w:t>På tidspunktet for indgåelse af nærværende købsaftale, er Ejendommen endnu ikke selvstændigt vurderet. Derfor er den offentlige vurdering, herunder ejendomsværdi og grundværdi, som anført i salgsopstillingen, anslået.</w:t>
      </w:r>
      <w:r w:rsidRPr="004A1B16">
        <w:rPr>
          <w:rFonts w:ascii="Kobenhavn Light" w:hAnsi="Kobenhavn Light"/>
          <w:b w:val="0"/>
          <w:bCs/>
          <w:sz w:val="24"/>
          <w:szCs w:val="24"/>
        </w:rPr>
        <w:t> </w:t>
      </w:r>
    </w:p>
    <w:p w14:paraId="3C909544" w14:textId="5BEDF9AC" w:rsidR="00B81405" w:rsidRPr="00B66DAF" w:rsidRDefault="00B81405" w:rsidP="00B81405">
      <w:pPr>
        <w:pStyle w:val="Overskrift3"/>
        <w:rPr>
          <w:b w:val="0"/>
          <w:bCs/>
        </w:rPr>
      </w:pPr>
      <w:r w:rsidRPr="00B66DAF">
        <w:rPr>
          <w:b w:val="0"/>
          <w:bCs/>
        </w:rPr>
        <w:t xml:space="preserve">Ejendomsværdien er anslået til kontantprisen. Grundværdien er anslået ved at gange ejendommens kommende etageareal med den anslåede områdepris vurderet ud fra sammenlignelige projekter opført indenfor de seneste år i </w:t>
      </w:r>
      <w:r w:rsidR="00445FE2" w:rsidRPr="00DA6E6D">
        <w:rPr>
          <w:b w:val="0"/>
          <w:bCs/>
        </w:rPr>
        <w:t>Ebeltoft-området</w:t>
      </w:r>
      <w:r w:rsidRPr="00DA6E6D">
        <w:rPr>
          <w:b w:val="0"/>
          <w:bCs/>
        </w:rPr>
        <w:t>.</w:t>
      </w:r>
      <w:r w:rsidRPr="00B66DAF">
        <w:rPr>
          <w:b w:val="0"/>
          <w:bCs/>
        </w:rPr>
        <w:t xml:space="preserve"> Grundværdi</w:t>
      </w:r>
      <w:r w:rsidR="00DA6E6D">
        <w:rPr>
          <w:b w:val="0"/>
          <w:bCs/>
        </w:rPr>
        <w:t>en</w:t>
      </w:r>
      <w:r w:rsidRPr="00B66DAF">
        <w:rPr>
          <w:b w:val="0"/>
          <w:bCs/>
        </w:rPr>
        <w:t xml:space="preserve"> er herefter fordelt på projektets enkelte enheder efter fordelingstal.</w:t>
      </w:r>
    </w:p>
    <w:p w14:paraId="40C2FD2A" w14:textId="5E1B0E72" w:rsidR="00B81405" w:rsidRPr="00B66DAF" w:rsidRDefault="00B81405" w:rsidP="00B81405">
      <w:pPr>
        <w:pStyle w:val="Overskrift3"/>
      </w:pPr>
      <w:r w:rsidRPr="00B66DAF">
        <w:rPr>
          <w:b w:val="0"/>
          <w:bCs/>
        </w:rPr>
        <w:t>For at anslå beskatningsgrundlag</w:t>
      </w:r>
      <w:r w:rsidR="00DA6E6D">
        <w:rPr>
          <w:b w:val="0"/>
          <w:bCs/>
        </w:rPr>
        <w:t>et</w:t>
      </w:r>
      <w:r w:rsidRPr="00B66DAF">
        <w:rPr>
          <w:b w:val="0"/>
          <w:bCs/>
        </w:rPr>
        <w:t xml:space="preserve"> for ejendomsværdibeskatning, er den anslåede ejendomsværdi tilbageregnet til 2002 vha. Boligmarkedsstatistikken fra Realkreditrådet, jf. </w:t>
      </w:r>
      <w:r w:rsidRPr="00B66DAF">
        <w:t>bilag 6.3.3</w:t>
      </w:r>
      <w:r w:rsidRPr="00B66DAF">
        <w:rPr>
          <w:b w:val="0"/>
          <w:bCs/>
        </w:rPr>
        <w:t>.</w:t>
      </w:r>
      <w:r w:rsidRPr="00B66DAF">
        <w:rPr>
          <w:rFonts w:ascii="Kobenhavn Light" w:hAnsi="Kobenhavn Light"/>
          <w:b w:val="0"/>
          <w:bCs/>
          <w:sz w:val="24"/>
          <w:szCs w:val="24"/>
        </w:rPr>
        <w:t> </w:t>
      </w:r>
    </w:p>
    <w:p w14:paraId="4893703A" w14:textId="6541789C" w:rsidR="00B81405" w:rsidRPr="00B81405" w:rsidRDefault="00B81405" w:rsidP="00B81405">
      <w:pPr>
        <w:pStyle w:val="Overskrift3"/>
      </w:pPr>
      <w:r w:rsidRPr="00B66DAF">
        <w:rPr>
          <w:b w:val="0"/>
          <w:bCs/>
        </w:rPr>
        <w:t>Køber skal bemærke, at de anslåede boligskatter i salgsopstillingens ejerudgifter er anslået på</w:t>
      </w:r>
      <w:r w:rsidRPr="00B81405">
        <w:rPr>
          <w:b w:val="0"/>
          <w:bCs/>
        </w:rPr>
        <w:t xml:space="preserve"> baggrund af ovennævnte beskatningsgrundlag </w:t>
      </w:r>
      <w:r w:rsidR="00DA6E6D">
        <w:rPr>
          <w:b w:val="0"/>
          <w:bCs/>
        </w:rPr>
        <w:t>f</w:t>
      </w:r>
      <w:r w:rsidRPr="00B81405">
        <w:rPr>
          <w:b w:val="0"/>
          <w:bCs/>
        </w:rPr>
        <w:t xml:space="preserve">or indeværende år, og dermed efter de beskatningsregler, der gælder herfor. Der må forventes afvigelser ift. en evt. senere beregning af boligskatterne for indeværende år, idet en sådan senere beregning vil </w:t>
      </w:r>
      <w:r w:rsidR="00CA653A">
        <w:rPr>
          <w:b w:val="0"/>
          <w:bCs/>
        </w:rPr>
        <w:t>tage</w:t>
      </w:r>
      <w:r w:rsidRPr="00B81405">
        <w:rPr>
          <w:b w:val="0"/>
          <w:bCs/>
        </w:rPr>
        <w:t xml:space="preserve"> udgangspunkt i den på det tidspunkt ansatte ejendomsværdi og grundværdi. Første års selvstændige beskatning af nærværende Ejendom sker i et senere år, og der må forventes afvigelser ift. det i salgsopstillingen oplyste allerede af denne grund. Afvigelser kan i begge tilfælde være væsentlige.</w:t>
      </w:r>
      <w:r w:rsidRPr="00B81405">
        <w:rPr>
          <w:rFonts w:ascii="Kobenhavn Light" w:hAnsi="Kobenhavn Light"/>
          <w:b w:val="0"/>
          <w:bCs/>
          <w:sz w:val="24"/>
          <w:szCs w:val="24"/>
        </w:rPr>
        <w:t> </w:t>
      </w:r>
    </w:p>
    <w:p w14:paraId="5CE3470E" w14:textId="77777777" w:rsidR="00B81405" w:rsidRDefault="00B81405" w:rsidP="00B81405">
      <w:pPr>
        <w:pStyle w:val="Overskrift3"/>
        <w:rPr>
          <w:b w:val="0"/>
          <w:bCs/>
        </w:rPr>
      </w:pPr>
      <w:r w:rsidRPr="00B81405">
        <w:rPr>
          <w:b w:val="0"/>
          <w:bCs/>
        </w:rPr>
        <w:t>Det bemærkes, at ejendommen ved første års beskatning kan blive beskattet på foreløbige beskatningsgrundlag. Hvis/når ejendomsværdiskat og/eller ejendomsskat før eller efter købers overtagelse betales ud fra foreløbigt fastsatte værdier, kan disse betalinger senere blive reguleret, når den endelige vurdering med tilhørende beskatningsgrundlag foreligger. Parterne forpligter sig til at medvirke til, at en evt. senere regulering fordeles mellem parterne ift. ejertid, hvis ikke dette sker automatisk. Sælgers ejendomsmægler medvirker ikke hertil, og er i øvrigt uden ansvar herfor.</w:t>
      </w:r>
    </w:p>
    <w:p w14:paraId="004F5B03" w14:textId="77777777" w:rsidR="00B81405" w:rsidRDefault="00B81405" w:rsidP="00B81405">
      <w:pPr>
        <w:pStyle w:val="Overskrift3"/>
        <w:rPr>
          <w:b w:val="0"/>
          <w:bCs/>
        </w:rPr>
      </w:pPr>
      <w:r w:rsidRPr="00B81405">
        <w:rPr>
          <w:b w:val="0"/>
          <w:bCs/>
        </w:rPr>
        <w:t xml:space="preserve">Som yderligere anført i salgsopstillingen </w:t>
      </w:r>
      <w:proofErr w:type="gramStart"/>
      <w:r w:rsidRPr="00B81405">
        <w:rPr>
          <w:b w:val="0"/>
          <w:bCs/>
        </w:rPr>
        <w:t>pågår</w:t>
      </w:r>
      <w:proofErr w:type="gramEnd"/>
      <w:r w:rsidRPr="00B81405">
        <w:rPr>
          <w:b w:val="0"/>
          <w:bCs/>
        </w:rPr>
        <w:t xml:space="preserve"> en ændring af boligskattesystemet, herunder ejendomsvurderingen.</w:t>
      </w:r>
      <w:r w:rsidRPr="00B81405">
        <w:rPr>
          <w:rFonts w:ascii="Kobenhavn Light" w:hAnsi="Kobenhavn Light"/>
          <w:b w:val="0"/>
          <w:bCs/>
          <w:sz w:val="24"/>
          <w:szCs w:val="24"/>
        </w:rPr>
        <w:t> </w:t>
      </w:r>
    </w:p>
    <w:p w14:paraId="5AA0E550" w14:textId="77777777" w:rsidR="00B81405" w:rsidRDefault="00B81405" w:rsidP="00B81405">
      <w:pPr>
        <w:pStyle w:val="Overskrift3"/>
        <w:rPr>
          <w:b w:val="0"/>
          <w:bCs/>
        </w:rPr>
      </w:pPr>
      <w:r w:rsidRPr="00B81405">
        <w:rPr>
          <w:b w:val="0"/>
          <w:bCs/>
        </w:rPr>
        <w:t>Der kan iht. den nye beskatningsaftale tildeles ejendommens ejer en "skatterabat" i 2024 og frem, hvis overgangen til ny boligbeskatning medfører en stigning i boligskat for den enkelte ejendom. Det forventes, at ejendommen skal være købt og overtaget senest den 31. december 2023, samt være færdig og kunne vurderes pr. 1. januar 2024, ligesom der skal ske ejendomsværdibeskatning i 2024 for, at der kan tildeles en ”skatterabat”. De nærmere vilkår, der måtte blive endeligt fastsat for en sådan rabat, kendes ikke endnu, og enhver ændring eller tilføjelse ift. de hér skitserede vilkår, er sælger og sælgers ejendomsmægler uvedkommende.</w:t>
      </w:r>
    </w:p>
    <w:p w14:paraId="0BE8EB1E" w14:textId="77777777" w:rsidR="00B81405" w:rsidRDefault="00B81405" w:rsidP="00B81405">
      <w:pPr>
        <w:pStyle w:val="Overskrift3"/>
        <w:rPr>
          <w:b w:val="0"/>
          <w:bCs/>
        </w:rPr>
      </w:pPr>
      <w:r w:rsidRPr="00B81405">
        <w:rPr>
          <w:b w:val="0"/>
          <w:bCs/>
        </w:rPr>
        <w:t>Køber kan ikke påberåbe sig yderligere rettigheder i relation til færdiggørelse og/eller aftaler om udskydelse, end der er anført i nærværende købsaftale. Sælger indestår således ikke for Købers opnåelse af en skatterabat eller lignende forhold.</w:t>
      </w:r>
      <w:r w:rsidRPr="00B81405">
        <w:rPr>
          <w:rFonts w:ascii="Kobenhavn Light" w:hAnsi="Kobenhavn Light"/>
          <w:b w:val="0"/>
          <w:bCs/>
          <w:sz w:val="24"/>
          <w:szCs w:val="24"/>
        </w:rPr>
        <w:t> </w:t>
      </w:r>
    </w:p>
    <w:p w14:paraId="024EC552" w14:textId="77777777" w:rsidR="00B81405" w:rsidRPr="00B81405" w:rsidRDefault="00B81405" w:rsidP="00B81405">
      <w:pPr>
        <w:pStyle w:val="Overskrift3"/>
        <w:rPr>
          <w:b w:val="0"/>
          <w:bCs/>
        </w:rPr>
      </w:pPr>
      <w:r w:rsidRPr="00B81405">
        <w:rPr>
          <w:b w:val="0"/>
          <w:bCs/>
        </w:rPr>
        <w:t>Ovenstående har konsekvenser for Købers fremtidige skattebetaling, og Køber må forvente, at den faktiske ejerudgift vil kunne afvige fra den oplyste, og opfordres til at søge egen og specifik rådgivning herom. Eventuelle afvigelser mellem salgsopstillingens oplysninger om vurdering og boligskatter, samt Skatteforvaltningens endelige værdier og opkrævede beløb, er Sælger og Sælgers ejendomsmægler uvedkommende, uanset om afvigelserne må vise sig at være væsentlige.</w:t>
      </w:r>
      <w:r w:rsidRPr="00B81405">
        <w:rPr>
          <w:rFonts w:ascii="Kobenhavn Light" w:hAnsi="Kobenhavn Light"/>
          <w:b w:val="0"/>
          <w:bCs/>
          <w:sz w:val="24"/>
          <w:szCs w:val="24"/>
        </w:rPr>
        <w:t> </w:t>
      </w:r>
      <w:r w:rsidRPr="00B81405">
        <w:rPr>
          <w:b w:val="0"/>
        </w:rPr>
        <w:t xml:space="preserve">Der henvises i øvrigt til </w:t>
      </w:r>
      <w:hyperlink r:id="rId11" w:history="1">
        <w:r w:rsidRPr="00B81405">
          <w:rPr>
            <w:rStyle w:val="Hyperlink"/>
            <w:b w:val="0"/>
          </w:rPr>
          <w:t>www.vurderingsportalen.dk</w:t>
        </w:r>
      </w:hyperlink>
      <w:r w:rsidRPr="00B81405">
        <w:rPr>
          <w:b w:val="0"/>
        </w:rPr>
        <w:t>.</w:t>
      </w:r>
      <w:r w:rsidRPr="00B81405">
        <w:rPr>
          <w:rFonts w:ascii="Kobenhavn Light" w:hAnsi="Kobenhavn Light"/>
          <w:b w:val="0"/>
          <w:bCs/>
          <w:sz w:val="24"/>
          <w:szCs w:val="24"/>
        </w:rPr>
        <w:t xml:space="preserve"> </w:t>
      </w:r>
    </w:p>
    <w:p w14:paraId="5D0A7DF0" w14:textId="524D80B0" w:rsidR="00B81405" w:rsidRPr="004A1B16" w:rsidRDefault="00B81405" w:rsidP="004A1B16">
      <w:pPr>
        <w:pStyle w:val="Overskrift2"/>
        <w:rPr>
          <w:b w:val="0"/>
          <w:bCs/>
        </w:rPr>
      </w:pPr>
      <w:r w:rsidRPr="004A1B16">
        <w:rPr>
          <w:b w:val="0"/>
          <w:bCs/>
        </w:rPr>
        <w:t>Køber er forpligtet til at medvirke, hvis Sælger ønsker at klage over de videreførte ejendomsvurderinger i Sælgers ejertid.</w:t>
      </w:r>
    </w:p>
    <w:p w14:paraId="5B7960CB" w14:textId="65DDE40A" w:rsidR="00B81405" w:rsidRDefault="00B81405" w:rsidP="00E57EE6">
      <w:pPr>
        <w:pStyle w:val="Overskrift2"/>
        <w:numPr>
          <w:ilvl w:val="0"/>
          <w:numId w:val="0"/>
        </w:numPr>
      </w:pPr>
    </w:p>
    <w:p w14:paraId="7B8CD04E" w14:textId="77777777" w:rsidR="00E57EE6" w:rsidRDefault="00E57EE6" w:rsidP="00E57EE6">
      <w:pPr>
        <w:pStyle w:val="Overskrift1"/>
      </w:pPr>
      <w:r w:rsidRPr="001D6566">
        <w:t>Sælgers erklæringer</w:t>
      </w:r>
    </w:p>
    <w:p w14:paraId="64202BEE" w14:textId="77777777" w:rsidR="00E57EE6" w:rsidRPr="00EF65B3" w:rsidRDefault="00E57EE6" w:rsidP="00E57EE6">
      <w:pPr>
        <w:pStyle w:val="Overskrift2"/>
        <w:rPr>
          <w:b w:val="0"/>
          <w:bCs/>
        </w:rPr>
      </w:pPr>
      <w:r w:rsidRPr="00EF65B3">
        <w:rPr>
          <w:b w:val="0"/>
          <w:bCs/>
        </w:rPr>
        <w:t>Sælger erklærer på overtagelsesdagen følgende:</w:t>
      </w:r>
    </w:p>
    <w:p w14:paraId="4142435F" w14:textId="77777777" w:rsidR="00E57EE6" w:rsidRPr="001D6566" w:rsidRDefault="00E57EE6" w:rsidP="00E57EE6">
      <w:pPr>
        <w:ind w:left="1301" w:hanging="450"/>
        <w:rPr>
          <w:szCs w:val="19"/>
          <w:lang w:eastAsia="zh-CN"/>
        </w:rPr>
      </w:pPr>
      <w:r w:rsidRPr="001D6566">
        <w:rPr>
          <w:szCs w:val="19"/>
          <w:lang w:eastAsia="zh-CN"/>
        </w:rPr>
        <w:t>at</w:t>
      </w:r>
      <w:r w:rsidRPr="001D6566">
        <w:rPr>
          <w:szCs w:val="19"/>
          <w:lang w:eastAsia="zh-CN"/>
        </w:rPr>
        <w:tab/>
        <w:t>de</w:t>
      </w:r>
      <w:r>
        <w:rPr>
          <w:szCs w:val="19"/>
          <w:lang w:eastAsia="zh-CN"/>
        </w:rPr>
        <w:t>n</w:t>
      </w:r>
      <w:r w:rsidRPr="001D6566">
        <w:rPr>
          <w:szCs w:val="19"/>
          <w:lang w:eastAsia="zh-CN"/>
        </w:rPr>
        <w:t xml:space="preserve"> på </w:t>
      </w:r>
      <w:r>
        <w:rPr>
          <w:szCs w:val="19"/>
          <w:lang w:eastAsia="zh-CN"/>
        </w:rPr>
        <w:t>Hovedejendommen</w:t>
      </w:r>
      <w:r w:rsidRPr="001D6566">
        <w:rPr>
          <w:szCs w:val="19"/>
          <w:lang w:eastAsia="zh-CN"/>
        </w:rPr>
        <w:t xml:space="preserve"> </w:t>
      </w:r>
      <w:r>
        <w:rPr>
          <w:szCs w:val="19"/>
          <w:lang w:eastAsia="zh-CN"/>
        </w:rPr>
        <w:t>opførte</w:t>
      </w:r>
      <w:r w:rsidRPr="001D6566">
        <w:rPr>
          <w:szCs w:val="19"/>
          <w:lang w:eastAsia="zh-CN"/>
        </w:rPr>
        <w:t xml:space="preserve"> bygning</w:t>
      </w:r>
      <w:r>
        <w:rPr>
          <w:szCs w:val="19"/>
          <w:lang w:eastAsia="zh-CN"/>
        </w:rPr>
        <w:t xml:space="preserve"> og ejerlejligheden</w:t>
      </w:r>
      <w:r w:rsidRPr="001D6566">
        <w:rPr>
          <w:szCs w:val="19"/>
          <w:lang w:eastAsia="zh-CN"/>
        </w:rPr>
        <w:t xml:space="preserve"> med installationer vil være lovligt opført og indrettet,</w:t>
      </w:r>
    </w:p>
    <w:p w14:paraId="261F5B4C" w14:textId="77777777" w:rsidR="00E57EE6" w:rsidRPr="001D6566" w:rsidRDefault="00E57EE6" w:rsidP="00E57EE6">
      <w:pPr>
        <w:ind w:left="1301" w:hanging="450"/>
        <w:rPr>
          <w:szCs w:val="19"/>
          <w:lang w:eastAsia="zh-CN"/>
        </w:rPr>
      </w:pPr>
      <w:r w:rsidRPr="001D6566">
        <w:rPr>
          <w:szCs w:val="19"/>
          <w:lang w:eastAsia="zh-CN"/>
        </w:rPr>
        <w:t>at</w:t>
      </w:r>
      <w:r w:rsidRPr="001D6566">
        <w:rPr>
          <w:szCs w:val="19"/>
          <w:lang w:eastAsia="zh-CN"/>
        </w:rPr>
        <w:tab/>
        <w:t xml:space="preserve">der </w:t>
      </w:r>
      <w:r>
        <w:rPr>
          <w:szCs w:val="19"/>
          <w:lang w:eastAsia="zh-CN"/>
        </w:rPr>
        <w:t>S</w:t>
      </w:r>
      <w:r w:rsidRPr="001D6566">
        <w:rPr>
          <w:szCs w:val="19"/>
          <w:lang w:eastAsia="zh-CN"/>
        </w:rPr>
        <w:t>ælger bekendt ikke er sager eller består uopfyldte krav fra det offentlige eller private vedrørende ejerlejligheden,</w:t>
      </w:r>
    </w:p>
    <w:p w14:paraId="1BFE268A" w14:textId="77777777" w:rsidR="00E57EE6" w:rsidRPr="001D6566" w:rsidRDefault="00E57EE6" w:rsidP="00E57EE6">
      <w:pPr>
        <w:ind w:left="1301" w:hanging="450"/>
        <w:rPr>
          <w:szCs w:val="19"/>
          <w:lang w:eastAsia="zh-CN"/>
        </w:rPr>
      </w:pPr>
      <w:r w:rsidRPr="001D6566">
        <w:rPr>
          <w:szCs w:val="19"/>
          <w:lang w:eastAsia="zh-CN"/>
        </w:rPr>
        <w:t>at</w:t>
      </w:r>
      <w:r w:rsidRPr="001D6566">
        <w:rPr>
          <w:szCs w:val="19"/>
          <w:lang w:eastAsia="zh-CN"/>
        </w:rPr>
        <w:tab/>
        <w:t xml:space="preserve">der ikke er pålignet ejerlejligheden gæld til vej, fortov, el, varme, vand, kloak, rensnings- og andre anlæg. Fremtidig pålignet gæld af denne art er </w:t>
      </w:r>
      <w:r>
        <w:rPr>
          <w:szCs w:val="19"/>
          <w:lang w:eastAsia="zh-CN"/>
        </w:rPr>
        <w:t>S</w:t>
      </w:r>
      <w:r w:rsidRPr="001D6566">
        <w:rPr>
          <w:szCs w:val="19"/>
          <w:lang w:eastAsia="zh-CN"/>
        </w:rPr>
        <w:t xml:space="preserve">ælger uvedkommende, hvorved </w:t>
      </w:r>
      <w:r>
        <w:rPr>
          <w:szCs w:val="19"/>
          <w:lang w:eastAsia="zh-CN"/>
        </w:rPr>
        <w:t>S</w:t>
      </w:r>
      <w:r w:rsidRPr="001D6566">
        <w:rPr>
          <w:szCs w:val="19"/>
          <w:lang w:eastAsia="zh-CN"/>
        </w:rPr>
        <w:t xml:space="preserve">ælger oplyser, at der </w:t>
      </w:r>
      <w:r>
        <w:rPr>
          <w:szCs w:val="19"/>
          <w:lang w:eastAsia="zh-CN"/>
        </w:rPr>
        <w:t>S</w:t>
      </w:r>
      <w:r w:rsidRPr="001D6566">
        <w:rPr>
          <w:szCs w:val="19"/>
          <w:lang w:eastAsia="zh-CN"/>
        </w:rPr>
        <w:t>ælger bekendt ikke er udført arbejder eller afsagt kendelser, der vil berøre ejerlejligheden fysisk eller økonomisk,</w:t>
      </w:r>
      <w:r>
        <w:rPr>
          <w:szCs w:val="19"/>
          <w:lang w:eastAsia="zh-CN"/>
        </w:rPr>
        <w:t xml:space="preserve"> og</w:t>
      </w:r>
    </w:p>
    <w:p w14:paraId="00192AE4" w14:textId="77777777" w:rsidR="00E57EE6" w:rsidRDefault="00E57EE6" w:rsidP="00E57EE6">
      <w:pPr>
        <w:ind w:left="1301" w:hanging="450"/>
        <w:rPr>
          <w:szCs w:val="19"/>
          <w:lang w:eastAsia="zh-CN"/>
        </w:rPr>
      </w:pPr>
      <w:r w:rsidRPr="001D6566">
        <w:rPr>
          <w:szCs w:val="19"/>
          <w:lang w:eastAsia="zh-CN"/>
        </w:rPr>
        <w:t>at</w:t>
      </w:r>
      <w:r w:rsidRPr="001D6566">
        <w:rPr>
          <w:szCs w:val="19"/>
          <w:lang w:eastAsia="zh-CN"/>
        </w:rPr>
        <w:tab/>
        <w:t xml:space="preserve">der </w:t>
      </w:r>
      <w:r>
        <w:rPr>
          <w:szCs w:val="19"/>
          <w:lang w:eastAsia="zh-CN"/>
        </w:rPr>
        <w:t>S</w:t>
      </w:r>
      <w:r w:rsidRPr="001D6566">
        <w:rPr>
          <w:szCs w:val="19"/>
          <w:lang w:eastAsia="zh-CN"/>
        </w:rPr>
        <w:t xml:space="preserve">ælger bekendt ikke påhviler ejerlejligheden </w:t>
      </w:r>
      <w:proofErr w:type="spellStart"/>
      <w:r w:rsidRPr="001D6566">
        <w:rPr>
          <w:szCs w:val="19"/>
          <w:lang w:eastAsia="zh-CN"/>
        </w:rPr>
        <w:t>utinglyste</w:t>
      </w:r>
      <w:proofErr w:type="spellEnd"/>
      <w:r w:rsidRPr="001D6566">
        <w:rPr>
          <w:szCs w:val="19"/>
          <w:lang w:eastAsia="zh-CN"/>
        </w:rPr>
        <w:t xml:space="preserve"> rettigheder eller forpligtelser</w:t>
      </w:r>
      <w:r>
        <w:rPr>
          <w:szCs w:val="19"/>
          <w:lang w:eastAsia="zh-CN"/>
        </w:rPr>
        <w:t>.</w:t>
      </w:r>
    </w:p>
    <w:p w14:paraId="608F2D7D" w14:textId="77777777" w:rsidR="00E57EE6" w:rsidRPr="004D7EBB" w:rsidRDefault="00E57EE6" w:rsidP="00E57EE6">
      <w:pPr>
        <w:spacing w:line="280" w:lineRule="atLeast"/>
        <w:ind w:left="1301" w:hanging="450"/>
        <w:rPr>
          <w:szCs w:val="19"/>
          <w:lang w:eastAsia="zh-CN"/>
        </w:rPr>
      </w:pPr>
      <w:r w:rsidRPr="00511E27">
        <w:rPr>
          <w:szCs w:val="19"/>
          <w:lang w:eastAsia="zh-CN"/>
        </w:rPr>
        <w:t>at</w:t>
      </w:r>
      <w:r w:rsidRPr="00511E27">
        <w:rPr>
          <w:szCs w:val="19"/>
          <w:lang w:eastAsia="zh-CN"/>
        </w:rPr>
        <w:tab/>
        <w:t xml:space="preserve">Sælger ikke har begæret ejerlejligheden omvurderet eller indgivet klage over den fastsatte vurdering, men at grundværdien er </w:t>
      </w:r>
      <w:proofErr w:type="spellStart"/>
      <w:r w:rsidRPr="00511E27">
        <w:rPr>
          <w:szCs w:val="19"/>
          <w:lang w:eastAsia="zh-CN"/>
        </w:rPr>
        <w:t>omberegnet</w:t>
      </w:r>
      <w:proofErr w:type="spellEnd"/>
      <w:r w:rsidRPr="00511E27">
        <w:rPr>
          <w:szCs w:val="19"/>
          <w:lang w:eastAsia="zh-CN"/>
        </w:rPr>
        <w:t xml:space="preserve"> som følge af, at ejendommen er en nyopstået ejendom</w:t>
      </w:r>
      <w:r w:rsidRPr="00B2073D">
        <w:rPr>
          <w:szCs w:val="19"/>
          <w:lang w:eastAsia="zh-CN"/>
        </w:rPr>
        <w:t>.</w:t>
      </w:r>
    </w:p>
    <w:p w14:paraId="0C823DE2" w14:textId="77777777" w:rsidR="00E57EE6" w:rsidRPr="00E57EE6" w:rsidRDefault="00E57EE6" w:rsidP="00E57EE6">
      <w:pPr>
        <w:pStyle w:val="Niveau3"/>
        <w:numPr>
          <w:ilvl w:val="0"/>
          <w:numId w:val="0"/>
        </w:numPr>
        <w:ind w:left="851"/>
      </w:pPr>
    </w:p>
    <w:p w14:paraId="5AD192A5" w14:textId="77777777" w:rsidR="00201908" w:rsidRPr="001D6566" w:rsidRDefault="00201908" w:rsidP="00201908">
      <w:pPr>
        <w:pStyle w:val="Overskrift1"/>
      </w:pPr>
      <w:bookmarkStart w:id="35" w:name="_Ref39048181"/>
      <w:r w:rsidRPr="001D6566">
        <w:t>Aflevering og udbedring af mangler</w:t>
      </w:r>
      <w:r>
        <w:t xml:space="preserve"> samt</w:t>
      </w:r>
      <w:r w:rsidRPr="001D6566">
        <w:t xml:space="preserve"> 1 og 5 års gennemgang</w:t>
      </w:r>
      <w:bookmarkEnd w:id="35"/>
    </w:p>
    <w:p w14:paraId="1C7045CF" w14:textId="3DEBBD3F" w:rsidR="00AF6C8A" w:rsidRPr="00CE43DF" w:rsidRDefault="00201908" w:rsidP="00CE43DF">
      <w:pPr>
        <w:pStyle w:val="Overskrift2"/>
        <w:rPr>
          <w:b w:val="0"/>
          <w:bCs/>
        </w:rPr>
      </w:pPr>
      <w:bookmarkStart w:id="36" w:name="_Ref86655127"/>
      <w:r w:rsidRPr="00C1700B">
        <w:rPr>
          <w:b w:val="0"/>
          <w:bCs/>
        </w:rPr>
        <w:t xml:space="preserve">Sælger indkalder med minimum 14 dages varsel til </w:t>
      </w:r>
      <w:r w:rsidR="00E04291">
        <w:rPr>
          <w:b w:val="0"/>
          <w:bCs/>
        </w:rPr>
        <w:t xml:space="preserve">en </w:t>
      </w:r>
      <w:r w:rsidR="00581E45">
        <w:rPr>
          <w:b w:val="0"/>
          <w:bCs/>
        </w:rPr>
        <w:t>gennemgang af ejerlejligheden</w:t>
      </w:r>
      <w:r w:rsidR="001F71A5">
        <w:rPr>
          <w:b w:val="0"/>
          <w:bCs/>
        </w:rPr>
        <w:t>, der afholdes senest 14 dage før overtagelsesdagen</w:t>
      </w:r>
      <w:r w:rsidRPr="00C1700B">
        <w:rPr>
          <w:b w:val="0"/>
          <w:bCs/>
        </w:rPr>
        <w:t xml:space="preserve">. Køber er forpligtet til at deltage i </w:t>
      </w:r>
      <w:r w:rsidR="00581E45">
        <w:rPr>
          <w:b w:val="0"/>
          <w:bCs/>
        </w:rPr>
        <w:t>gennemgangen</w:t>
      </w:r>
      <w:r w:rsidRPr="00C1700B">
        <w:rPr>
          <w:b w:val="0"/>
          <w:bCs/>
        </w:rPr>
        <w:t xml:space="preserve">. Køber er berettiget til at medbringe egen rådgiver i forbindelse med </w:t>
      </w:r>
      <w:r w:rsidR="00581E45">
        <w:rPr>
          <w:b w:val="0"/>
          <w:bCs/>
        </w:rPr>
        <w:t>gennemgangen</w:t>
      </w:r>
      <w:r w:rsidRPr="00C1700B">
        <w:rPr>
          <w:b w:val="0"/>
          <w:bCs/>
        </w:rPr>
        <w:t>, men Køber er ikke berettiget til at have egen byggerådgiver, der følger byggeriet.</w:t>
      </w:r>
      <w:bookmarkEnd w:id="36"/>
    </w:p>
    <w:p w14:paraId="7F7ACCBE" w14:textId="332719AF" w:rsidR="00CE43DF" w:rsidRDefault="00CE43DF" w:rsidP="00CE43DF">
      <w:pPr>
        <w:pStyle w:val="Overskrift2"/>
        <w:rPr>
          <w:b w:val="0"/>
          <w:bCs/>
        </w:rPr>
      </w:pPr>
      <w:r w:rsidRPr="00E043BD">
        <w:rPr>
          <w:b w:val="0"/>
          <w:bCs/>
        </w:rPr>
        <w:t xml:space="preserve">I forbindelse med </w:t>
      </w:r>
      <w:r w:rsidR="0006742E">
        <w:rPr>
          <w:b w:val="0"/>
          <w:bCs/>
        </w:rPr>
        <w:t>gennemgangen</w:t>
      </w:r>
      <w:r w:rsidRPr="00E043BD">
        <w:rPr>
          <w:b w:val="0"/>
          <w:bCs/>
        </w:rPr>
        <w:t xml:space="preserve"> foretages registrering af eventuelle fejl og mangler, som nedfældes i en rapport. Sådanne eventuelle fejl og mangler afhjælpes af Sælger indenfor en frist, der fastsættes under hensyntagen til manglernes art og omfang samt forholdene i øvrigt. Fristen aftales i forbindelse med </w:t>
      </w:r>
      <w:r w:rsidR="006376D7">
        <w:rPr>
          <w:b w:val="0"/>
          <w:bCs/>
        </w:rPr>
        <w:t>gennemgangen</w:t>
      </w:r>
      <w:r w:rsidRPr="00E043BD">
        <w:rPr>
          <w:b w:val="0"/>
          <w:bCs/>
        </w:rPr>
        <w:t xml:space="preserve">, og det tilstræbes at afhjælpe eventuelle fejl og mangler før overtagelsesdagen med forbehold for leveringstid på materialer m.v. </w:t>
      </w:r>
    </w:p>
    <w:p w14:paraId="250D91DB" w14:textId="7E112AE2" w:rsidR="00CE43DF" w:rsidRDefault="00CE43DF" w:rsidP="00CE43DF">
      <w:pPr>
        <w:pStyle w:val="Overskrift2"/>
        <w:rPr>
          <w:b w:val="0"/>
          <w:bCs/>
        </w:rPr>
      </w:pPr>
      <w:proofErr w:type="gramStart"/>
      <w:r w:rsidRPr="0088255F">
        <w:rPr>
          <w:b w:val="0"/>
          <w:bCs/>
        </w:rPr>
        <w:t>Såfremt</w:t>
      </w:r>
      <w:proofErr w:type="gramEnd"/>
      <w:r w:rsidRPr="0088255F">
        <w:rPr>
          <w:b w:val="0"/>
          <w:bCs/>
        </w:rPr>
        <w:t xml:space="preserve"> ejerlejligheden </w:t>
      </w:r>
      <w:r w:rsidR="004A5C1A">
        <w:rPr>
          <w:b w:val="0"/>
          <w:bCs/>
        </w:rPr>
        <w:t xml:space="preserve">på tidspunktet for </w:t>
      </w:r>
      <w:r w:rsidR="007F1938">
        <w:rPr>
          <w:b w:val="0"/>
          <w:bCs/>
        </w:rPr>
        <w:t xml:space="preserve">gennemgangen </w:t>
      </w:r>
      <w:r w:rsidRPr="0088255F">
        <w:rPr>
          <w:b w:val="0"/>
          <w:bCs/>
        </w:rPr>
        <w:t>er behæftet med væsentlige mangler, der helt eller delvist forhindrer benyttelsen heraf, udskydes</w:t>
      </w:r>
      <w:r w:rsidR="007F1938">
        <w:rPr>
          <w:b w:val="0"/>
          <w:bCs/>
        </w:rPr>
        <w:t xml:space="preserve"> o</w:t>
      </w:r>
      <w:r w:rsidRPr="0088255F">
        <w:rPr>
          <w:b w:val="0"/>
          <w:bCs/>
        </w:rPr>
        <w:t>vertagelsesdag</w:t>
      </w:r>
      <w:r w:rsidR="007F1938">
        <w:rPr>
          <w:b w:val="0"/>
          <w:bCs/>
        </w:rPr>
        <w:t>en</w:t>
      </w:r>
      <w:r w:rsidRPr="0088255F">
        <w:rPr>
          <w:b w:val="0"/>
          <w:bCs/>
        </w:rPr>
        <w:t xml:space="preserve">, indtil ejerlejligheden kan overtages uden sådanne væsentlige mangler. Sælger indkalder Køber til en ny </w:t>
      </w:r>
      <w:r w:rsidR="00030040">
        <w:rPr>
          <w:b w:val="0"/>
          <w:bCs/>
        </w:rPr>
        <w:t>gennemgang</w:t>
      </w:r>
      <w:r w:rsidR="006376D7">
        <w:rPr>
          <w:b w:val="0"/>
          <w:bCs/>
        </w:rPr>
        <w:t>,</w:t>
      </w:r>
      <w:r w:rsidRPr="0088255F">
        <w:rPr>
          <w:b w:val="0"/>
          <w:bCs/>
        </w:rPr>
        <w:t xml:space="preserve"> når Sælger har afhjulpet manglerne.</w:t>
      </w:r>
      <w:r w:rsidR="00030040">
        <w:rPr>
          <w:b w:val="0"/>
          <w:bCs/>
        </w:rPr>
        <w:t xml:space="preserve"> Køber overtager ejerlejligheden i umiddelbar forlængelse af den fornyede gennemgang, hvis de væsentlige mangler er afhjulpet, dog tidligst på overtagelsesdagen.</w:t>
      </w:r>
    </w:p>
    <w:p w14:paraId="43A69B9E" w14:textId="40DFC9E4" w:rsidR="002E578E" w:rsidRDefault="002E578E" w:rsidP="002E578E">
      <w:pPr>
        <w:pStyle w:val="Overskrift2"/>
        <w:rPr>
          <w:b w:val="0"/>
          <w:bCs/>
        </w:rPr>
      </w:pPr>
      <w:r w:rsidRPr="005E4BEE">
        <w:rPr>
          <w:b w:val="0"/>
          <w:bCs/>
        </w:rPr>
        <w:t xml:space="preserve">Hvis Køber </w:t>
      </w:r>
      <w:r w:rsidR="00BB3947">
        <w:rPr>
          <w:b w:val="0"/>
          <w:bCs/>
        </w:rPr>
        <w:t xml:space="preserve">ved gennemgangen </w:t>
      </w:r>
      <w:r w:rsidRPr="005E4BEE">
        <w:rPr>
          <w:b w:val="0"/>
          <w:bCs/>
        </w:rPr>
        <w:t xml:space="preserve">påberåber sig væsentlige mangler ved ejerlejligheden, og Sælger ikke er enig i eksistensen heraf, skal Køber straks og senest inden 10 arbejdsdage foranledige, at der indsendes en begæring til Voldgiftsnævnet for Byggeri og Anlæg om at få en opmand til at vurdere, jf. </w:t>
      </w:r>
      <w:r w:rsidRPr="007D1D7C">
        <w:rPr>
          <w:b w:val="0"/>
          <w:bCs/>
        </w:rPr>
        <w:t>ABT18 § 66, hvorvidt</w:t>
      </w:r>
      <w:r w:rsidRPr="005E4BEE">
        <w:rPr>
          <w:b w:val="0"/>
          <w:bCs/>
        </w:rPr>
        <w:t xml:space="preserve"> der foreligger væsentlige mangler eller ej. Har Køber ikke indsendt en begæring om vurdering af en opmand inden 10 arbejdsdage, skal manglen anses for uvæsentlig, og ejerlejligheden anses dermed for afleveret og overtaget af Køber.</w:t>
      </w:r>
    </w:p>
    <w:p w14:paraId="6BF6BA12" w14:textId="2E7045F3" w:rsidR="002E578E" w:rsidRDefault="00B2754A" w:rsidP="002E578E">
      <w:pPr>
        <w:pStyle w:val="Overskrift2"/>
        <w:rPr>
          <w:b w:val="0"/>
          <w:bCs/>
        </w:rPr>
      </w:pPr>
      <w:r>
        <w:rPr>
          <w:b w:val="0"/>
          <w:bCs/>
        </w:rPr>
        <w:t>Konstateres</w:t>
      </w:r>
      <w:r w:rsidR="002E578E" w:rsidRPr="00DC6AEB">
        <w:rPr>
          <w:b w:val="0"/>
          <w:bCs/>
        </w:rPr>
        <w:t xml:space="preserve"> der </w:t>
      </w:r>
      <w:r>
        <w:rPr>
          <w:b w:val="0"/>
          <w:bCs/>
        </w:rPr>
        <w:t xml:space="preserve">ikke </w:t>
      </w:r>
      <w:r w:rsidR="002E578E" w:rsidRPr="00DC6AEB">
        <w:rPr>
          <w:b w:val="0"/>
          <w:bCs/>
        </w:rPr>
        <w:t>væsentlige mangler</w:t>
      </w:r>
      <w:r>
        <w:rPr>
          <w:b w:val="0"/>
          <w:bCs/>
        </w:rPr>
        <w:t xml:space="preserve"> ved gennemgangen</w:t>
      </w:r>
      <w:r w:rsidR="002E578E" w:rsidRPr="00DC6AEB">
        <w:rPr>
          <w:b w:val="0"/>
          <w:bCs/>
        </w:rPr>
        <w:t>, er Køber forpligtet til straks at afgive en erklæring om, at denne overtage</w:t>
      </w:r>
      <w:r w:rsidR="00F17FF0">
        <w:rPr>
          <w:b w:val="0"/>
          <w:bCs/>
        </w:rPr>
        <w:t>r</w:t>
      </w:r>
      <w:r w:rsidR="002E578E" w:rsidRPr="00DC6AEB">
        <w:rPr>
          <w:b w:val="0"/>
          <w:bCs/>
        </w:rPr>
        <w:t xml:space="preserve"> ejerlejligheden </w:t>
      </w:r>
      <w:r w:rsidR="001F4AC6">
        <w:rPr>
          <w:b w:val="0"/>
          <w:bCs/>
        </w:rPr>
        <w:t xml:space="preserve">på overtagelsesdagen </w:t>
      </w:r>
      <w:r w:rsidR="002E578E" w:rsidRPr="00DC6AEB">
        <w:rPr>
          <w:b w:val="0"/>
          <w:bCs/>
        </w:rPr>
        <w:t>uden væsentlige mangler.</w:t>
      </w:r>
    </w:p>
    <w:p w14:paraId="734D3740" w14:textId="5C535583" w:rsidR="002E578E" w:rsidRDefault="00023460" w:rsidP="002E578E">
      <w:pPr>
        <w:pStyle w:val="Overskrift2"/>
        <w:rPr>
          <w:b w:val="0"/>
          <w:bCs/>
        </w:rPr>
      </w:pPr>
      <w:r>
        <w:rPr>
          <w:b w:val="0"/>
          <w:bCs/>
        </w:rPr>
        <w:t>Overtages e</w:t>
      </w:r>
      <w:r w:rsidR="002E578E" w:rsidRPr="00DC6AEB">
        <w:rPr>
          <w:b w:val="0"/>
          <w:bCs/>
        </w:rPr>
        <w:t>jerlejligheden af Køber uden væsentlige mangler, og der mellem Køber og Sælger er enighed om eksistensen af en mangel og størrelsen af udbedringsomkostningerne, kan dette beløb tilbageholdes i forbindelse med frigivelse af købesummen til Sælger.</w:t>
      </w:r>
    </w:p>
    <w:p w14:paraId="08F8335A" w14:textId="2E1AFAC1" w:rsidR="00585701" w:rsidRDefault="00585701" w:rsidP="00585701">
      <w:pPr>
        <w:pStyle w:val="Overskrift2"/>
        <w:rPr>
          <w:b w:val="0"/>
          <w:bCs/>
        </w:rPr>
      </w:pPr>
      <w:r w:rsidRPr="00060563">
        <w:rPr>
          <w:b w:val="0"/>
          <w:bCs/>
        </w:rPr>
        <w:t xml:space="preserve">Hvis Køber </w:t>
      </w:r>
      <w:r w:rsidR="000A2770">
        <w:rPr>
          <w:b w:val="0"/>
          <w:bCs/>
        </w:rPr>
        <w:t xml:space="preserve">på overtagelsesdagen </w:t>
      </w:r>
      <w:r w:rsidR="005279E6">
        <w:rPr>
          <w:b w:val="0"/>
          <w:bCs/>
        </w:rPr>
        <w:t xml:space="preserve">påberåber </w:t>
      </w:r>
      <w:proofErr w:type="gramStart"/>
      <w:r w:rsidRPr="00060563">
        <w:rPr>
          <w:b w:val="0"/>
          <w:bCs/>
        </w:rPr>
        <w:t>sig</w:t>
      </w:r>
      <w:proofErr w:type="gramEnd"/>
      <w:r w:rsidRPr="00060563">
        <w:rPr>
          <w:b w:val="0"/>
          <w:bCs/>
        </w:rPr>
        <w:t xml:space="preserve"> mangler ved ejerlejligheden, og Sælger ikke er enig i eksistensen heraf eller størrelsen af udbedringsomkostningerne, kan Køber tilbageholde et rimeligt beløb, maksimalt svarende til udbedringsomkostningerne.</w:t>
      </w:r>
      <w:bookmarkStart w:id="37" w:name="_Ref38984994"/>
    </w:p>
    <w:p w14:paraId="34D6BBC7" w14:textId="77777777" w:rsidR="00585701" w:rsidRDefault="00585701" w:rsidP="00585701">
      <w:pPr>
        <w:pStyle w:val="Overskrift2"/>
        <w:rPr>
          <w:b w:val="0"/>
          <w:bCs/>
        </w:rPr>
      </w:pPr>
      <w:r w:rsidRPr="007E7BB4">
        <w:rPr>
          <w:b w:val="0"/>
          <w:bCs/>
        </w:rPr>
        <w:t xml:space="preserve">Køber skal herefter straks og senest inden 10 arbejdsdage foranledige, at der indsendes en begæring til Voldgiftsnævnet </w:t>
      </w:r>
      <w:r>
        <w:rPr>
          <w:b w:val="0"/>
          <w:bCs/>
        </w:rPr>
        <w:t xml:space="preserve">for </w:t>
      </w:r>
      <w:r w:rsidRPr="007E7BB4">
        <w:rPr>
          <w:b w:val="0"/>
          <w:bCs/>
        </w:rPr>
        <w:t>Byggeri og Anlæg om, at de mulige mangler og eventuelle udbedringsomkostninger vurderes af en opmand, jf</w:t>
      </w:r>
      <w:r w:rsidRPr="007D1D7C">
        <w:rPr>
          <w:b w:val="0"/>
          <w:bCs/>
        </w:rPr>
        <w:t>. ABT18 § 66. Der</w:t>
      </w:r>
      <w:r w:rsidRPr="007E7BB4">
        <w:rPr>
          <w:b w:val="0"/>
          <w:bCs/>
        </w:rPr>
        <w:t xml:space="preserve"> kan herefter alene tilbageholdes et beløb svarende til opmandens vurdering. Har Køber ikke indsendt en begæring om vurdering af en opmand inden 10 arbejdsdage, skal det af Køber tilbageholdte beløb frigives til Sælger i sin helhed. Vederlaget til opmanden fastsættes af Voldgiftsnævnet for Byggeri og Anlæg, og det betales af den part, der i henhold til opmandens beslutning endeligt skal afholde udgifterne.</w:t>
      </w:r>
      <w:bookmarkEnd w:id="37"/>
      <w:r w:rsidRPr="007E7BB4">
        <w:rPr>
          <w:b w:val="0"/>
          <w:bCs/>
        </w:rPr>
        <w:t xml:space="preserve"> </w:t>
      </w:r>
    </w:p>
    <w:p w14:paraId="64449986" w14:textId="74FB3E7E" w:rsidR="00A977A3" w:rsidRDefault="00A977A3" w:rsidP="00A977A3">
      <w:pPr>
        <w:pStyle w:val="Overskrift2"/>
        <w:rPr>
          <w:b w:val="0"/>
          <w:bCs/>
        </w:rPr>
      </w:pPr>
      <w:r w:rsidRPr="00F2183F">
        <w:rPr>
          <w:b w:val="0"/>
          <w:bCs/>
        </w:rPr>
        <w:t xml:space="preserve">Et eventuelt tilbageholdt beløb skal frigives efterhånden, som manglerne afhjælpes, og skal altid stå i rimeligt forhold til de konstaterede mangler. </w:t>
      </w:r>
      <w:proofErr w:type="gramStart"/>
      <w:r w:rsidRPr="00F2183F">
        <w:rPr>
          <w:b w:val="0"/>
          <w:bCs/>
        </w:rPr>
        <w:t>Såfremt</w:t>
      </w:r>
      <w:proofErr w:type="gramEnd"/>
      <w:r w:rsidRPr="00F2183F">
        <w:rPr>
          <w:b w:val="0"/>
          <w:bCs/>
        </w:rPr>
        <w:t xml:space="preserve"> der mellem parterne måtte opstå uenighed om, hvor store dele af et tilbageholdt beløb, der skal frigives, er hver af parterne berettiget til at indsende en begæring til Voldgiftsnævnet for Byggeri og Anlæg om at få de resterende mangler og eventuelle udbedringsomkostninger vurderet af en opmand. Der kan herefter alene tilbageholdes et beløb svarende til opmandens vurdering. Omkostningerne herved fordeles som anført i punkt </w:t>
      </w:r>
      <w:r w:rsidRPr="00F2183F">
        <w:rPr>
          <w:b w:val="0"/>
          <w:bCs/>
        </w:rPr>
        <w:fldChar w:fldCharType="begin"/>
      </w:r>
      <w:r w:rsidRPr="00F2183F">
        <w:rPr>
          <w:b w:val="0"/>
          <w:bCs/>
        </w:rPr>
        <w:instrText xml:space="preserve"> REF _Ref38984994 \r \h </w:instrText>
      </w:r>
      <w:r>
        <w:rPr>
          <w:b w:val="0"/>
          <w:bCs/>
        </w:rPr>
        <w:instrText xml:space="preserve"> \* MERGEFORMAT </w:instrText>
      </w:r>
      <w:r w:rsidRPr="00F2183F">
        <w:rPr>
          <w:b w:val="0"/>
          <w:bCs/>
        </w:rPr>
      </w:r>
      <w:r w:rsidRPr="00F2183F">
        <w:rPr>
          <w:b w:val="0"/>
          <w:bCs/>
        </w:rPr>
        <w:fldChar w:fldCharType="separate"/>
      </w:r>
      <w:r w:rsidR="00154B1D">
        <w:rPr>
          <w:b w:val="0"/>
          <w:bCs/>
        </w:rPr>
        <w:t>8.7</w:t>
      </w:r>
      <w:r w:rsidRPr="00F2183F">
        <w:rPr>
          <w:b w:val="0"/>
          <w:bCs/>
        </w:rPr>
        <w:fldChar w:fldCharType="end"/>
      </w:r>
      <w:r w:rsidR="00FB16A6">
        <w:rPr>
          <w:b w:val="0"/>
          <w:bCs/>
        </w:rPr>
        <w:t>8</w:t>
      </w:r>
      <w:r w:rsidRPr="00F2183F">
        <w:rPr>
          <w:b w:val="0"/>
          <w:bCs/>
        </w:rPr>
        <w:t xml:space="preserve"> in fine.</w:t>
      </w:r>
    </w:p>
    <w:p w14:paraId="034E4FCE" w14:textId="5F08A669" w:rsidR="00FB4DA9" w:rsidRDefault="00FB4DA9" w:rsidP="00FB4DA9">
      <w:pPr>
        <w:pStyle w:val="Overskrift2"/>
        <w:rPr>
          <w:b w:val="0"/>
          <w:bCs/>
        </w:rPr>
      </w:pPr>
      <w:r w:rsidRPr="004F2825">
        <w:rPr>
          <w:b w:val="0"/>
          <w:bCs/>
        </w:rPr>
        <w:t xml:space="preserve">Afhjælpning af mangler, som Sælger er ansvarlig for, og som konstateres efter </w:t>
      </w:r>
      <w:r w:rsidR="00F03525">
        <w:rPr>
          <w:b w:val="0"/>
          <w:bCs/>
        </w:rPr>
        <w:t>overtagelsesdagen</w:t>
      </w:r>
      <w:r w:rsidRPr="004F2825">
        <w:rPr>
          <w:b w:val="0"/>
          <w:bCs/>
        </w:rPr>
        <w:t>, kan udskydes til afhjælpning af eventuelle mangler konstateret i forbindelse med 1-års-gennemgangen, jf. nedenfor, forudsat at manglen ikke forværres derved, og at udskydelsen ikke medfører væsentlige ulemper for Køber.</w:t>
      </w:r>
    </w:p>
    <w:p w14:paraId="52D61417" w14:textId="5E892931" w:rsidR="00AD7FC9" w:rsidRDefault="00AD7FC9" w:rsidP="00AD7FC9">
      <w:pPr>
        <w:pStyle w:val="Overskrift2"/>
        <w:rPr>
          <w:b w:val="0"/>
          <w:bCs/>
        </w:rPr>
      </w:pPr>
      <w:r w:rsidRPr="00B67385">
        <w:rPr>
          <w:b w:val="0"/>
          <w:bCs/>
        </w:rPr>
        <w:t xml:space="preserve">Omkring 1 år efter afleveringen af byggeriet fra Sælgers entreprenør til Sælger, indkalder </w:t>
      </w:r>
      <w:r w:rsidR="00FA5763">
        <w:rPr>
          <w:b w:val="0"/>
          <w:bCs/>
        </w:rPr>
        <w:t>Ejerforeningen Ebeltoft Havnefront</w:t>
      </w:r>
      <w:r w:rsidRPr="00B67385">
        <w:rPr>
          <w:b w:val="0"/>
          <w:bCs/>
        </w:rPr>
        <w:t xml:space="preserve"> </w:t>
      </w:r>
      <w:r w:rsidR="000B7E43">
        <w:rPr>
          <w:b w:val="0"/>
          <w:bCs/>
        </w:rPr>
        <w:t xml:space="preserve">Sælger </w:t>
      </w:r>
      <w:r w:rsidRPr="00B67385">
        <w:rPr>
          <w:b w:val="0"/>
          <w:bCs/>
        </w:rPr>
        <w:t>til 1-års-gennemgang/1-års-eftersyn. Mangler, der påvises ved 1-års-gennemgangen, og som Sælger er ansvarlig for, skal afhjælpes vederlagsfrit af Sælger indenfor sædvanlig og rimelig tid.</w:t>
      </w:r>
    </w:p>
    <w:p w14:paraId="11284AF6" w14:textId="28EF31B3" w:rsidR="00AD7FC9" w:rsidRDefault="00AD7FC9" w:rsidP="00AD7FC9">
      <w:pPr>
        <w:pStyle w:val="Overskrift2"/>
        <w:rPr>
          <w:b w:val="0"/>
          <w:bCs/>
        </w:rPr>
      </w:pPr>
      <w:r w:rsidRPr="00094079">
        <w:rPr>
          <w:b w:val="0"/>
          <w:bCs/>
        </w:rPr>
        <w:t xml:space="preserve">Senest 5 år efter afleveringen af byggeriet fra Sælgers entreprenør til Sælger indkalder </w:t>
      </w:r>
      <w:r w:rsidR="00311FB9">
        <w:rPr>
          <w:b w:val="0"/>
          <w:bCs/>
        </w:rPr>
        <w:t>Ejerforeningen Ebeltoft Havnefront</w:t>
      </w:r>
      <w:r w:rsidRPr="00094079">
        <w:rPr>
          <w:b w:val="0"/>
          <w:bCs/>
        </w:rPr>
        <w:t xml:space="preserve"> </w:t>
      </w:r>
      <w:r w:rsidR="000B7E43">
        <w:rPr>
          <w:b w:val="0"/>
          <w:bCs/>
        </w:rPr>
        <w:t xml:space="preserve">Sælger </w:t>
      </w:r>
      <w:r w:rsidRPr="00094079">
        <w:rPr>
          <w:b w:val="0"/>
          <w:bCs/>
        </w:rPr>
        <w:t>til 5-års-gennemgang/5-års-eftersyn. Mangler, der påvises ved 5-års-gennemgangen/5-års-eftersynet, og som Sælger er ansvarlig for, skal afhjælpes vederlagsfrit af Sælger indenfor sædvanlig og rimelig tid.</w:t>
      </w:r>
    </w:p>
    <w:p w14:paraId="39B855E7" w14:textId="77777777" w:rsidR="002403EB" w:rsidRDefault="002403EB" w:rsidP="002403EB">
      <w:pPr>
        <w:pStyle w:val="Overskrift2"/>
        <w:rPr>
          <w:b w:val="0"/>
        </w:rPr>
      </w:pPr>
      <w:r w:rsidRPr="005B3867">
        <w:rPr>
          <w:b w:val="0"/>
        </w:rPr>
        <w:t xml:space="preserve">Vedrørende hårde hvidevarer overdrager Sælger fabrikantens/importørens garanti til </w:t>
      </w:r>
      <w:r>
        <w:rPr>
          <w:b w:val="0"/>
        </w:rPr>
        <w:t>K</w:t>
      </w:r>
      <w:r w:rsidRPr="005B3867">
        <w:rPr>
          <w:b w:val="0"/>
        </w:rPr>
        <w:t xml:space="preserve">øber. I tilfælde af eventuelle mangler skal Køber derfor </w:t>
      </w:r>
      <w:r>
        <w:rPr>
          <w:b w:val="0"/>
        </w:rPr>
        <w:t>reklamere</w:t>
      </w:r>
      <w:r w:rsidRPr="005B3867">
        <w:rPr>
          <w:b w:val="0"/>
        </w:rPr>
        <w:t xml:space="preserve"> direkte til fabrikanten/importøren, og </w:t>
      </w:r>
      <w:r>
        <w:rPr>
          <w:b w:val="0"/>
        </w:rPr>
        <w:t>S</w:t>
      </w:r>
      <w:r w:rsidRPr="005B3867">
        <w:rPr>
          <w:b w:val="0"/>
        </w:rPr>
        <w:t>ælger bærer således intet ansvar for mangler ved nævnte hvidevarer</w:t>
      </w:r>
      <w:r>
        <w:rPr>
          <w:b w:val="0"/>
        </w:rPr>
        <w:t>. Køber vil senest i forbindelse med afleveringen få udleveret en bekræftelse fra leverandøren herpå.</w:t>
      </w:r>
    </w:p>
    <w:p w14:paraId="23CC648F" w14:textId="1855DFFF" w:rsidR="002403EB" w:rsidRDefault="002403EB" w:rsidP="002403EB">
      <w:pPr>
        <w:pStyle w:val="Overskrift2"/>
        <w:rPr>
          <w:b w:val="0"/>
          <w:bCs/>
          <w:noProof/>
          <w:snapToGrid w:val="0"/>
          <w:szCs w:val="19"/>
        </w:rPr>
      </w:pPr>
      <w:r w:rsidRPr="00325430">
        <w:rPr>
          <w:b w:val="0"/>
          <w:bCs/>
        </w:rPr>
        <w:t xml:space="preserve">For så vidt angår inventar/skabe kan Køber fremsætte eventuelle reklamationer over mangler </w:t>
      </w:r>
      <w:r>
        <w:rPr>
          <w:b w:val="0"/>
          <w:bCs/>
        </w:rPr>
        <w:t xml:space="preserve">direkte </w:t>
      </w:r>
      <w:r w:rsidRPr="00325430">
        <w:rPr>
          <w:b w:val="0"/>
          <w:bCs/>
        </w:rPr>
        <w:t xml:space="preserve">til Sælger under forudsætning af, at Køber overtager ejerlejligheden med det inventar/de skabe, der fremgår af </w:t>
      </w:r>
      <w:r>
        <w:rPr>
          <w:b w:val="0"/>
          <w:bCs/>
        </w:rPr>
        <w:t>m</w:t>
      </w:r>
      <w:r w:rsidRPr="00325430">
        <w:rPr>
          <w:b w:val="0"/>
          <w:bCs/>
          <w:szCs w:val="19"/>
          <w:lang w:eastAsia="zh-CN"/>
        </w:rPr>
        <w:t>aterialebeskrivelse</w:t>
      </w:r>
      <w:r>
        <w:rPr>
          <w:b w:val="0"/>
          <w:bCs/>
          <w:szCs w:val="19"/>
          <w:lang w:eastAsia="zh-CN"/>
        </w:rPr>
        <w:t>n</w:t>
      </w:r>
      <w:r w:rsidRPr="00325430">
        <w:rPr>
          <w:b w:val="0"/>
          <w:bCs/>
          <w:noProof/>
          <w:snapToGrid w:val="0"/>
          <w:szCs w:val="19"/>
        </w:rPr>
        <w:t>,</w:t>
      </w:r>
      <w:r>
        <w:rPr>
          <w:b w:val="0"/>
          <w:bCs/>
          <w:noProof/>
          <w:snapToGrid w:val="0"/>
          <w:szCs w:val="19"/>
        </w:rPr>
        <w:t xml:space="preserve"> jf. bilag 2.1.b,</w:t>
      </w:r>
      <w:r w:rsidRPr="00325430">
        <w:rPr>
          <w:b w:val="0"/>
          <w:bCs/>
          <w:noProof/>
          <w:snapToGrid w:val="0"/>
          <w:szCs w:val="19"/>
        </w:rPr>
        <w:t xml:space="preserve"> eller Sælger har godkendt</w:t>
      </w:r>
      <w:r>
        <w:rPr>
          <w:b w:val="0"/>
          <w:bCs/>
          <w:noProof/>
          <w:snapToGrid w:val="0"/>
          <w:szCs w:val="19"/>
        </w:rPr>
        <w:t xml:space="preserve"> det af køber valgte inventar/skabene. Såfremt Køber selv har indkøbt inventar/skabe uden, at Sælger har godkendt det, kan reklamation over mangler ikke fremsættes til Sælger, men skal rettes direkte til leverendøren.</w:t>
      </w:r>
      <w:r w:rsidRPr="00325430">
        <w:rPr>
          <w:b w:val="0"/>
          <w:bCs/>
          <w:noProof/>
          <w:snapToGrid w:val="0"/>
          <w:szCs w:val="19"/>
        </w:rPr>
        <w:t xml:space="preserve"> </w:t>
      </w:r>
    </w:p>
    <w:p w14:paraId="6FAB6890" w14:textId="77777777" w:rsidR="00684A14" w:rsidRDefault="00684A14" w:rsidP="00684A14">
      <w:pPr>
        <w:pStyle w:val="Overskrift2"/>
      </w:pPr>
      <w:r>
        <w:t>Aflevering af fællesarealer</w:t>
      </w:r>
      <w:bookmarkStart w:id="38" w:name="_Ref44570950"/>
    </w:p>
    <w:p w14:paraId="1DD7571F" w14:textId="2EAC26B0" w:rsidR="00684A14" w:rsidRDefault="00684A14" w:rsidP="00684A14">
      <w:pPr>
        <w:pStyle w:val="Overskrift3"/>
        <w:rPr>
          <w:b w:val="0"/>
          <w:bCs/>
        </w:rPr>
      </w:pPr>
      <w:r w:rsidRPr="0061250E">
        <w:rPr>
          <w:b w:val="0"/>
          <w:bCs/>
        </w:rPr>
        <w:t xml:space="preserve">Sælger afholder afleveringsforretning vedrørende fællesarealer og udenomsarealer ved, at der for Sælgers regning foretages en gennemgang af fællesarealer og udenomsarealer af Sælger sammen med en ekstern sagkyndig rådgiver. Den sagkyndige rådgiver udarbejder en rapport, hvori eventuelle mangler </w:t>
      </w:r>
      <w:r w:rsidR="00AF07C2">
        <w:rPr>
          <w:b w:val="0"/>
          <w:bCs/>
        </w:rPr>
        <w:t xml:space="preserve">eller udskudte arbejder </w:t>
      </w:r>
      <w:r w:rsidRPr="0061250E">
        <w:rPr>
          <w:b w:val="0"/>
          <w:bCs/>
        </w:rPr>
        <w:t>nedfældes. Der aftales samtidig en frist mellem Sælger og Sælgers entreprenør, inden for hvilken manglerne skal udbedres</w:t>
      </w:r>
      <w:r w:rsidR="00AF07C2">
        <w:rPr>
          <w:b w:val="0"/>
          <w:bCs/>
        </w:rPr>
        <w:t xml:space="preserve"> eller de udskudte arbejder udføres</w:t>
      </w:r>
      <w:r w:rsidRPr="0061250E">
        <w:rPr>
          <w:b w:val="0"/>
          <w:bCs/>
        </w:rPr>
        <w:t>.</w:t>
      </w:r>
      <w:bookmarkStart w:id="39" w:name="_Ref44570963"/>
      <w:bookmarkEnd w:id="38"/>
    </w:p>
    <w:p w14:paraId="69360F02" w14:textId="0129851C" w:rsidR="00684A14" w:rsidRDefault="00684A14" w:rsidP="00684A14">
      <w:pPr>
        <w:pStyle w:val="Overskrift3"/>
        <w:rPr>
          <w:b w:val="0"/>
          <w:bCs/>
        </w:rPr>
      </w:pPr>
      <w:r w:rsidRPr="0061250E">
        <w:rPr>
          <w:b w:val="0"/>
          <w:bCs/>
        </w:rPr>
        <w:t xml:space="preserve">Efter udløbet af den i </w:t>
      </w:r>
      <w:r w:rsidRPr="00B30FAD">
        <w:rPr>
          <w:b w:val="0"/>
          <w:bCs/>
        </w:rPr>
        <w:t>punkt 8.1</w:t>
      </w:r>
      <w:r>
        <w:rPr>
          <w:b w:val="0"/>
          <w:bCs/>
        </w:rPr>
        <w:t>5</w:t>
      </w:r>
      <w:r w:rsidRPr="00B30FAD">
        <w:rPr>
          <w:b w:val="0"/>
          <w:bCs/>
        </w:rPr>
        <w:t>.1</w:t>
      </w:r>
      <w:r w:rsidRPr="0061250E">
        <w:rPr>
          <w:b w:val="0"/>
          <w:bCs/>
        </w:rPr>
        <w:t xml:space="preserve"> nævnte frist for udbedring</w:t>
      </w:r>
      <w:r w:rsidR="00F663E4">
        <w:rPr>
          <w:b w:val="0"/>
          <w:bCs/>
        </w:rPr>
        <w:t>/udførelse</w:t>
      </w:r>
      <w:r w:rsidRPr="0061250E">
        <w:rPr>
          <w:b w:val="0"/>
          <w:bCs/>
        </w:rPr>
        <w:t xml:space="preserve"> afholdes der en ny gennemgang, hvor den sagkyndige rådgiver på ny gennemgår fællesarealer og udenomsarealer. Den sagkyndige rådgiver udarbejder en rapport over udbedringerne</w:t>
      </w:r>
      <w:r w:rsidR="00F663E4">
        <w:rPr>
          <w:b w:val="0"/>
          <w:bCs/>
        </w:rPr>
        <w:t>/udførelsen</w:t>
      </w:r>
      <w:r w:rsidRPr="0061250E">
        <w:rPr>
          <w:b w:val="0"/>
          <w:bCs/>
        </w:rPr>
        <w:t xml:space="preserve"> og noterer evt. ikke-udbedrede mangler</w:t>
      </w:r>
      <w:r w:rsidR="00F663E4">
        <w:rPr>
          <w:b w:val="0"/>
          <w:bCs/>
        </w:rPr>
        <w:t>/ikke-udførte arbejder</w:t>
      </w:r>
      <w:r w:rsidRPr="0061250E">
        <w:rPr>
          <w:b w:val="0"/>
          <w:bCs/>
        </w:rPr>
        <w:t xml:space="preserve"> samt den frist, der er aftalt for udbedringen</w:t>
      </w:r>
      <w:r w:rsidR="00F663E4">
        <w:rPr>
          <w:b w:val="0"/>
          <w:bCs/>
        </w:rPr>
        <w:t>/udførelsen</w:t>
      </w:r>
      <w:r w:rsidRPr="0061250E">
        <w:rPr>
          <w:b w:val="0"/>
          <w:bCs/>
        </w:rPr>
        <w:t xml:space="preserve"> heraf. Den sagkyndige rådgiver skal i rapporten notere, om fællesarealer og udenomsarealer efter denne gennemgang er behæftet med væsentlige mangler.</w:t>
      </w:r>
      <w:bookmarkStart w:id="40" w:name="_Ref44570782"/>
      <w:bookmarkEnd w:id="39"/>
      <w:r>
        <w:rPr>
          <w:b w:val="0"/>
          <w:bCs/>
        </w:rPr>
        <w:t xml:space="preserve"> </w:t>
      </w:r>
      <w:r w:rsidRPr="00A27333">
        <w:rPr>
          <w:b w:val="0"/>
          <w:bCs/>
        </w:rPr>
        <w:t>Manglende færdiggørelse af fælles- og udenomsarealer på Ejendommen, betragtes ikke som væsentlig</w:t>
      </w:r>
      <w:r>
        <w:rPr>
          <w:b w:val="0"/>
          <w:bCs/>
        </w:rPr>
        <w:t>e</w:t>
      </w:r>
      <w:r w:rsidRPr="00A27333">
        <w:rPr>
          <w:b w:val="0"/>
          <w:bCs/>
        </w:rPr>
        <w:t xml:space="preserve"> mangl</w:t>
      </w:r>
      <w:r>
        <w:rPr>
          <w:b w:val="0"/>
          <w:bCs/>
        </w:rPr>
        <w:t>er ved ejerlejligheden</w:t>
      </w:r>
      <w:r w:rsidRPr="00A27333">
        <w:rPr>
          <w:b w:val="0"/>
          <w:bCs/>
        </w:rPr>
        <w:t xml:space="preserve">, der hindrer aflevering af ejerlejligheden eller i øvrigt berettiger til </w:t>
      </w:r>
      <w:r>
        <w:rPr>
          <w:b w:val="0"/>
          <w:bCs/>
        </w:rPr>
        <w:t xml:space="preserve">at påberåbe sig </w:t>
      </w:r>
      <w:r w:rsidRPr="00A27333">
        <w:rPr>
          <w:b w:val="0"/>
          <w:bCs/>
        </w:rPr>
        <w:t>misligholdelsesbeføjelser</w:t>
      </w:r>
      <w:r>
        <w:rPr>
          <w:b w:val="0"/>
          <w:bCs/>
        </w:rPr>
        <w:t xml:space="preserve"> ved afleveringen af ejerlejligheden</w:t>
      </w:r>
      <w:r w:rsidRPr="00A27333">
        <w:rPr>
          <w:b w:val="0"/>
          <w:bCs/>
        </w:rPr>
        <w:t>.</w:t>
      </w:r>
    </w:p>
    <w:p w14:paraId="59EABC42" w14:textId="450963AD" w:rsidR="00684A14" w:rsidRDefault="00684A14" w:rsidP="00684A14">
      <w:pPr>
        <w:pStyle w:val="Overskrift3"/>
        <w:rPr>
          <w:b w:val="0"/>
          <w:bCs/>
        </w:rPr>
      </w:pPr>
      <w:r w:rsidRPr="005E1F43">
        <w:rPr>
          <w:b w:val="0"/>
          <w:bCs/>
        </w:rPr>
        <w:t xml:space="preserve">Efter afholdelsen af den i punkt </w:t>
      </w:r>
      <w:r w:rsidRPr="005E1F43">
        <w:rPr>
          <w:b w:val="0"/>
          <w:bCs/>
        </w:rPr>
        <w:fldChar w:fldCharType="begin"/>
      </w:r>
      <w:r w:rsidRPr="005E1F43">
        <w:rPr>
          <w:b w:val="0"/>
          <w:bCs/>
        </w:rPr>
        <w:instrText xml:space="preserve"> REF _Ref44570963 \r \h </w:instrText>
      </w:r>
      <w:r>
        <w:rPr>
          <w:b w:val="0"/>
          <w:bCs/>
        </w:rPr>
        <w:instrText xml:space="preserve"> \* MERGEFORMAT </w:instrText>
      </w:r>
      <w:r w:rsidRPr="005E1F43">
        <w:rPr>
          <w:b w:val="0"/>
          <w:bCs/>
        </w:rPr>
      </w:r>
      <w:r w:rsidRPr="005E1F43">
        <w:rPr>
          <w:b w:val="0"/>
          <w:bCs/>
        </w:rPr>
        <w:fldChar w:fldCharType="separate"/>
      </w:r>
      <w:r w:rsidR="00154B1D">
        <w:rPr>
          <w:b w:val="0"/>
          <w:bCs/>
        </w:rPr>
        <w:t>8.15.1</w:t>
      </w:r>
      <w:r w:rsidRPr="005E1F43">
        <w:rPr>
          <w:b w:val="0"/>
          <w:bCs/>
        </w:rPr>
        <w:fldChar w:fldCharType="end"/>
      </w:r>
      <w:r w:rsidRPr="005E1F43">
        <w:rPr>
          <w:b w:val="0"/>
          <w:bCs/>
        </w:rPr>
        <w:t xml:space="preserve"> nævnte gennemgang er Sælger berettiget til at overdrage, og Ejerforeningen forpligtet til at overtage, alle fælles- og udenomsarealer forudsat, at de ikke i henhold til den sagkyndiges rapport er behæftet med væsentlige mangler. De af den sagkyndige rådgiver udarbejdede rapporter overdrages til Ejerforeningen.</w:t>
      </w:r>
      <w:bookmarkEnd w:id="40"/>
    </w:p>
    <w:p w14:paraId="24BB8AFF" w14:textId="75E953AC" w:rsidR="00463CD1" w:rsidRDefault="00463CD1" w:rsidP="00463CD1">
      <w:pPr>
        <w:pStyle w:val="Overskrift3"/>
        <w:rPr>
          <w:b w:val="0"/>
          <w:bCs/>
        </w:rPr>
      </w:pPr>
      <w:r w:rsidRPr="002F222B">
        <w:rPr>
          <w:b w:val="0"/>
          <w:bCs/>
        </w:rPr>
        <w:t xml:space="preserve">Omkring 1 år efter afleveringen indkalder </w:t>
      </w:r>
      <w:r w:rsidR="00084255">
        <w:rPr>
          <w:b w:val="0"/>
          <w:bCs/>
        </w:rPr>
        <w:t>Ejerforeningen Ebeltoft Havnefront</w:t>
      </w:r>
      <w:r w:rsidRPr="002F222B">
        <w:rPr>
          <w:b w:val="0"/>
          <w:bCs/>
        </w:rPr>
        <w:t xml:space="preserve"> til 1-års-gennemgang/1-års-eftersyn af fællesarealer og udenomsarealer. Ejerforeningens bestyrelse repræsenterer Ejerforeningen ved 1-års-gennemgangen/1-års-eftersynet. Aflevering anses for sket på tidspunktet, hvor der i henhold til punkt </w:t>
      </w:r>
      <w:bookmarkStart w:id="41" w:name="_Hlk44571064"/>
      <w:r w:rsidRPr="002F222B">
        <w:rPr>
          <w:b w:val="0"/>
          <w:bCs/>
        </w:rPr>
        <w:fldChar w:fldCharType="begin"/>
      </w:r>
      <w:r w:rsidRPr="002F222B">
        <w:rPr>
          <w:b w:val="0"/>
          <w:bCs/>
        </w:rPr>
        <w:instrText xml:space="preserve"> REF _Ref44570782 \r \h </w:instrText>
      </w:r>
      <w:r>
        <w:rPr>
          <w:b w:val="0"/>
          <w:bCs/>
        </w:rPr>
        <w:instrText xml:space="preserve"> \* MERGEFORMAT </w:instrText>
      </w:r>
      <w:r w:rsidRPr="002F222B">
        <w:rPr>
          <w:b w:val="0"/>
          <w:bCs/>
        </w:rPr>
      </w:r>
      <w:r w:rsidRPr="002F222B">
        <w:rPr>
          <w:b w:val="0"/>
          <w:bCs/>
        </w:rPr>
        <w:fldChar w:fldCharType="separate"/>
      </w:r>
      <w:r w:rsidR="00154B1D">
        <w:rPr>
          <w:b w:val="0"/>
          <w:bCs/>
        </w:rPr>
        <w:t>8.15.2</w:t>
      </w:r>
      <w:r w:rsidRPr="002F222B">
        <w:rPr>
          <w:b w:val="0"/>
          <w:bCs/>
        </w:rPr>
        <w:fldChar w:fldCharType="end"/>
      </w:r>
      <w:bookmarkEnd w:id="41"/>
      <w:r w:rsidRPr="002F222B">
        <w:rPr>
          <w:b w:val="0"/>
          <w:bCs/>
        </w:rPr>
        <w:t xml:space="preserve"> sker overdragelse. Væsentlige mangler, der påvises ved 1-års-gennemgangen, og som Sælger er ansvarlig for, skal afhjælpes vederlagsfrit af Sælger inden for sædvanlig og rimelig tid.</w:t>
      </w:r>
    </w:p>
    <w:p w14:paraId="54346335" w14:textId="611E29D3" w:rsidR="00F76946" w:rsidRDefault="00F76946" w:rsidP="00F76946">
      <w:pPr>
        <w:pStyle w:val="Overskrift3"/>
        <w:rPr>
          <w:b w:val="0"/>
          <w:bCs/>
        </w:rPr>
      </w:pPr>
      <w:r w:rsidRPr="004942C1">
        <w:rPr>
          <w:b w:val="0"/>
          <w:bCs/>
        </w:rPr>
        <w:t xml:space="preserve">Senest 5 år efter afleveringen </w:t>
      </w:r>
      <w:r w:rsidR="003B6947">
        <w:rPr>
          <w:b w:val="0"/>
          <w:bCs/>
        </w:rPr>
        <w:t>afholdes</w:t>
      </w:r>
      <w:r w:rsidRPr="004942C1">
        <w:rPr>
          <w:b w:val="0"/>
          <w:bCs/>
        </w:rPr>
        <w:t xml:space="preserve"> 5-års-gennemgang/5-års-eftersyn. Ejerforeningens bestyrelse indkalde</w:t>
      </w:r>
      <w:r w:rsidR="003B6947">
        <w:rPr>
          <w:b w:val="0"/>
          <w:bCs/>
        </w:rPr>
        <w:t>r</w:t>
      </w:r>
      <w:r w:rsidRPr="004942C1">
        <w:rPr>
          <w:b w:val="0"/>
          <w:bCs/>
        </w:rPr>
        <w:t xml:space="preserve"> til og repræsenterer Ejerforeningen ved 5-års-gennemgangen/5-års-eftersynet. Aflevering anses for sket på tidspunktet, hvor der i henhold til punkt </w:t>
      </w:r>
      <w:r w:rsidRPr="004942C1">
        <w:rPr>
          <w:b w:val="0"/>
          <w:bCs/>
        </w:rPr>
        <w:fldChar w:fldCharType="begin"/>
      </w:r>
      <w:r w:rsidRPr="004942C1">
        <w:rPr>
          <w:b w:val="0"/>
          <w:bCs/>
        </w:rPr>
        <w:instrText xml:space="preserve"> REF _Ref44570782 \r \h </w:instrText>
      </w:r>
      <w:r>
        <w:rPr>
          <w:b w:val="0"/>
          <w:bCs/>
        </w:rPr>
        <w:instrText xml:space="preserve"> \* MERGEFORMAT </w:instrText>
      </w:r>
      <w:r w:rsidRPr="004942C1">
        <w:rPr>
          <w:b w:val="0"/>
          <w:bCs/>
        </w:rPr>
      </w:r>
      <w:r w:rsidRPr="004942C1">
        <w:rPr>
          <w:b w:val="0"/>
          <w:bCs/>
        </w:rPr>
        <w:fldChar w:fldCharType="separate"/>
      </w:r>
      <w:r w:rsidR="00154B1D">
        <w:rPr>
          <w:b w:val="0"/>
          <w:bCs/>
        </w:rPr>
        <w:t>8.15.2</w:t>
      </w:r>
      <w:r w:rsidRPr="004942C1">
        <w:rPr>
          <w:b w:val="0"/>
          <w:bCs/>
        </w:rPr>
        <w:fldChar w:fldCharType="end"/>
      </w:r>
      <w:r w:rsidRPr="004942C1">
        <w:rPr>
          <w:b w:val="0"/>
          <w:bCs/>
        </w:rPr>
        <w:t xml:space="preserve"> sker overdragelse. Væsentlige mangler, der påvises ved 5-års-gennemgangen/5-års-eftersynet, og som Sælger er ansvarlig for, skal afhjælpes vederlagsfrit af Sælger indenfor sædvanlig og rimelig tid.</w:t>
      </w:r>
    </w:p>
    <w:p w14:paraId="3CA749B1" w14:textId="77777777" w:rsidR="009A6CE2" w:rsidRPr="009A6CE2" w:rsidRDefault="009A6CE2" w:rsidP="009A6CE2">
      <w:pPr>
        <w:pStyle w:val="Niveau4"/>
        <w:numPr>
          <w:ilvl w:val="0"/>
          <w:numId w:val="0"/>
        </w:numPr>
      </w:pPr>
    </w:p>
    <w:p w14:paraId="3E5AA00A" w14:textId="77777777" w:rsidR="009A6CE2" w:rsidRDefault="009A6CE2" w:rsidP="009A6CE2">
      <w:pPr>
        <w:pStyle w:val="Overskrift1"/>
      </w:pPr>
      <w:r>
        <w:t>KØBESUMMEN, GARANTI OG FRIGIVELSE AF PROVENU</w:t>
      </w:r>
      <w:bookmarkStart w:id="42" w:name="_Ref39043380"/>
    </w:p>
    <w:p w14:paraId="35BA7C8B" w14:textId="77777777" w:rsidR="009A6CE2" w:rsidRPr="00BC689D" w:rsidRDefault="009A6CE2" w:rsidP="009A6CE2">
      <w:pPr>
        <w:pStyle w:val="Overskrift2"/>
        <w:rPr>
          <w:b w:val="0"/>
          <w:bCs/>
        </w:rPr>
      </w:pPr>
      <w:r w:rsidRPr="00A013A8">
        <w:rPr>
          <w:b w:val="0"/>
          <w:bCs/>
        </w:rPr>
        <w:t xml:space="preserve">Købesummen er aftalt til kr. </w:t>
      </w:r>
      <w:r w:rsidRPr="00A013A8">
        <w:rPr>
          <w:b w:val="0"/>
          <w:bCs/>
        </w:rPr>
        <w:fldChar w:fldCharType="begin">
          <w:ffData>
            <w:name w:val=""/>
            <w:enabled/>
            <w:calcOnExit w:val="0"/>
            <w:textInput>
              <w:default w:val="[indsæt]"/>
            </w:textInput>
          </w:ffData>
        </w:fldChar>
      </w:r>
      <w:r w:rsidRPr="00A013A8">
        <w:rPr>
          <w:b w:val="0"/>
          <w:bCs/>
          <w:noProof/>
          <w:snapToGrid w:val="0"/>
        </w:rPr>
        <w:instrText xml:space="preserve"> FORMTEXT </w:instrText>
      </w:r>
      <w:r w:rsidRPr="00A013A8">
        <w:rPr>
          <w:b w:val="0"/>
          <w:bCs/>
        </w:rPr>
      </w:r>
      <w:r w:rsidRPr="00A013A8">
        <w:rPr>
          <w:b w:val="0"/>
          <w:bCs/>
        </w:rPr>
        <w:fldChar w:fldCharType="separate"/>
      </w:r>
      <w:r w:rsidRPr="00A013A8">
        <w:rPr>
          <w:b w:val="0"/>
          <w:bCs/>
          <w:noProof/>
          <w:snapToGrid w:val="0"/>
        </w:rPr>
        <w:t>[indsæt]</w:t>
      </w:r>
      <w:r w:rsidRPr="00A013A8">
        <w:rPr>
          <w:b w:val="0"/>
          <w:bCs/>
        </w:rPr>
        <w:fldChar w:fldCharType="end"/>
      </w:r>
      <w:r w:rsidRPr="00A013A8">
        <w:rPr>
          <w:b w:val="0"/>
          <w:bCs/>
        </w:rPr>
        <w:t xml:space="preserve"> skriver kroner </w:t>
      </w:r>
      <w:r w:rsidRPr="00A013A8">
        <w:rPr>
          <w:b w:val="0"/>
          <w:bCs/>
        </w:rPr>
        <w:fldChar w:fldCharType="begin">
          <w:ffData>
            <w:name w:val=""/>
            <w:enabled/>
            <w:calcOnExit w:val="0"/>
            <w:textInput>
              <w:default w:val="[indsæt]"/>
            </w:textInput>
          </w:ffData>
        </w:fldChar>
      </w:r>
      <w:r w:rsidRPr="00A013A8">
        <w:rPr>
          <w:b w:val="0"/>
          <w:bCs/>
          <w:noProof/>
          <w:snapToGrid w:val="0"/>
        </w:rPr>
        <w:instrText xml:space="preserve"> FORMTEXT </w:instrText>
      </w:r>
      <w:r w:rsidRPr="00A013A8">
        <w:rPr>
          <w:b w:val="0"/>
          <w:bCs/>
        </w:rPr>
      </w:r>
      <w:r w:rsidRPr="00A013A8">
        <w:rPr>
          <w:b w:val="0"/>
          <w:bCs/>
        </w:rPr>
        <w:fldChar w:fldCharType="separate"/>
      </w:r>
      <w:r w:rsidRPr="00A013A8">
        <w:rPr>
          <w:b w:val="0"/>
          <w:bCs/>
          <w:noProof/>
          <w:snapToGrid w:val="0"/>
        </w:rPr>
        <w:t>[indsæt]</w:t>
      </w:r>
      <w:r w:rsidRPr="00A013A8">
        <w:rPr>
          <w:b w:val="0"/>
          <w:bCs/>
        </w:rPr>
        <w:fldChar w:fldCharType="end"/>
      </w:r>
      <w:r w:rsidRPr="00A013A8">
        <w:rPr>
          <w:b w:val="0"/>
          <w:bCs/>
        </w:rPr>
        <w:t xml:space="preserve"> 00/100 øre, der berigtiges således:</w:t>
      </w:r>
      <w:bookmarkEnd w:id="42"/>
    </w:p>
    <w:tbl>
      <w:tblPr>
        <w:tblStyle w:val="Tabel-Gitter"/>
        <w:tblW w:w="7788" w:type="dxa"/>
        <w:tblInd w:w="851" w:type="dxa"/>
        <w:tblLook w:val="04A0" w:firstRow="1" w:lastRow="0" w:firstColumn="1" w:lastColumn="0" w:noHBand="0" w:noVBand="1"/>
      </w:tblPr>
      <w:tblGrid>
        <w:gridCol w:w="4531"/>
        <w:gridCol w:w="709"/>
        <w:gridCol w:w="2548"/>
      </w:tblGrid>
      <w:tr w:rsidR="009A6CE2" w14:paraId="2BEAFB65" w14:textId="77777777" w:rsidTr="00505EE7">
        <w:tc>
          <w:tcPr>
            <w:tcW w:w="4531" w:type="dxa"/>
            <w:tcBorders>
              <w:top w:val="single" w:sz="4" w:space="0" w:color="auto"/>
              <w:left w:val="single" w:sz="4" w:space="0" w:color="auto"/>
              <w:bottom w:val="single" w:sz="4" w:space="0" w:color="auto"/>
              <w:right w:val="single" w:sz="4" w:space="0" w:color="auto"/>
            </w:tcBorders>
            <w:hideMark/>
          </w:tcPr>
          <w:p w14:paraId="4E48C353" w14:textId="77777777" w:rsidR="009A6CE2" w:rsidRDefault="009A6CE2" w:rsidP="009A6CE2">
            <w:pPr>
              <w:pStyle w:val="NJORDNiveau-3"/>
              <w:numPr>
                <w:ilvl w:val="0"/>
                <w:numId w:val="31"/>
              </w:numPr>
              <w:tabs>
                <w:tab w:val="left" w:pos="1304"/>
              </w:tabs>
              <w:spacing w:line="280" w:lineRule="atLeast"/>
              <w:ind w:left="316" w:hanging="316"/>
              <w:rPr>
                <w:rFonts w:ascii="Trebuchet MS" w:hAnsi="Trebuchet MS"/>
                <w:sz w:val="19"/>
                <w:szCs w:val="19"/>
              </w:rPr>
            </w:pPr>
            <w:r>
              <w:rPr>
                <w:rFonts w:ascii="Trebuchet MS" w:hAnsi="Trebuchet MS"/>
                <w:sz w:val="19"/>
                <w:szCs w:val="19"/>
              </w:rPr>
              <w:t xml:space="preserve">Senest 8 hverdage efter Køber og Sælgers underskrivelse af købsaftalen, deponeres hos </w:t>
            </w:r>
            <w:r w:rsidRPr="00851AA2">
              <w:rPr>
                <w:rFonts w:ascii="Trebuchet MS" w:hAnsi="Trebuchet MS"/>
                <w:bCs/>
                <w:sz w:val="19"/>
                <w:szCs w:val="19"/>
              </w:rPr>
              <w:fldChar w:fldCharType="begin">
                <w:ffData>
                  <w:name w:val="Tekst152"/>
                  <w:enabled/>
                  <w:calcOnExit w:val="0"/>
                  <w:textInput>
                    <w:default w:val="[indsæt]"/>
                  </w:textInput>
                </w:ffData>
              </w:fldChar>
            </w:r>
            <w:r w:rsidRPr="00851AA2">
              <w:rPr>
                <w:rFonts w:ascii="Trebuchet MS" w:hAnsi="Trebuchet MS"/>
                <w:sz w:val="19"/>
                <w:szCs w:val="19"/>
              </w:rPr>
              <w:instrText xml:space="preserve"> FORMTEXT </w:instrText>
            </w:r>
            <w:r w:rsidRPr="00851AA2">
              <w:rPr>
                <w:rFonts w:ascii="Trebuchet MS" w:hAnsi="Trebuchet MS"/>
                <w:bCs/>
                <w:sz w:val="19"/>
                <w:szCs w:val="19"/>
              </w:rPr>
            </w:r>
            <w:r w:rsidRPr="00851AA2">
              <w:rPr>
                <w:rFonts w:ascii="Trebuchet MS" w:hAnsi="Trebuchet MS"/>
                <w:bCs/>
                <w:sz w:val="19"/>
                <w:szCs w:val="19"/>
              </w:rPr>
              <w:fldChar w:fldCharType="separate"/>
            </w:r>
            <w:r w:rsidRPr="00851AA2">
              <w:rPr>
                <w:rFonts w:ascii="Trebuchet MS" w:hAnsi="Trebuchet MS"/>
                <w:noProof/>
                <w:sz w:val="19"/>
                <w:szCs w:val="19"/>
              </w:rPr>
              <w:t>[indsæt]</w:t>
            </w:r>
            <w:r w:rsidRPr="00851AA2">
              <w:rPr>
                <w:rFonts w:ascii="Trebuchet MS" w:hAnsi="Trebuchet MS"/>
                <w:bCs/>
                <w:sz w:val="19"/>
                <w:szCs w:val="19"/>
              </w:rPr>
              <w:fldChar w:fldCharType="end"/>
            </w:r>
            <w:r w:rsidRPr="00DB7FD4">
              <w:rPr>
                <w:rFonts w:ascii="Trebuchet MS" w:hAnsi="Trebuchet MS"/>
                <w:sz w:val="19"/>
                <w:szCs w:val="19"/>
              </w:rPr>
              <w:t xml:space="preserve"> på deponeringskonto i</w:t>
            </w:r>
            <w:r>
              <w:rPr>
                <w:rFonts w:ascii="Trebuchet MS" w:hAnsi="Trebuchet MS"/>
                <w:sz w:val="19"/>
                <w:szCs w:val="19"/>
              </w:rPr>
              <w:t xml:space="preserve"> </w:t>
            </w:r>
            <w:r w:rsidRPr="00851AA2">
              <w:rPr>
                <w:rFonts w:ascii="Trebuchet MS" w:hAnsi="Trebuchet MS"/>
                <w:bCs/>
                <w:sz w:val="19"/>
                <w:szCs w:val="19"/>
              </w:rPr>
              <w:fldChar w:fldCharType="begin">
                <w:ffData>
                  <w:name w:val="Tekst152"/>
                  <w:enabled/>
                  <w:calcOnExit w:val="0"/>
                  <w:textInput>
                    <w:default w:val="[indsæt]"/>
                  </w:textInput>
                </w:ffData>
              </w:fldChar>
            </w:r>
            <w:r w:rsidRPr="00851AA2">
              <w:rPr>
                <w:rFonts w:ascii="Trebuchet MS" w:hAnsi="Trebuchet MS"/>
                <w:sz w:val="19"/>
                <w:szCs w:val="19"/>
              </w:rPr>
              <w:instrText xml:space="preserve"> FORMTEXT </w:instrText>
            </w:r>
            <w:r w:rsidRPr="00851AA2">
              <w:rPr>
                <w:rFonts w:ascii="Trebuchet MS" w:hAnsi="Trebuchet MS"/>
                <w:bCs/>
                <w:sz w:val="19"/>
                <w:szCs w:val="19"/>
              </w:rPr>
            </w:r>
            <w:r w:rsidRPr="00851AA2">
              <w:rPr>
                <w:rFonts w:ascii="Trebuchet MS" w:hAnsi="Trebuchet MS"/>
                <w:bCs/>
                <w:sz w:val="19"/>
                <w:szCs w:val="19"/>
              </w:rPr>
              <w:fldChar w:fldCharType="separate"/>
            </w:r>
            <w:r w:rsidRPr="00851AA2">
              <w:rPr>
                <w:rFonts w:ascii="Trebuchet MS" w:hAnsi="Trebuchet MS"/>
                <w:noProof/>
                <w:sz w:val="19"/>
                <w:szCs w:val="19"/>
              </w:rPr>
              <w:t>[indsæt]</w:t>
            </w:r>
            <w:r w:rsidRPr="00851AA2">
              <w:rPr>
                <w:rFonts w:ascii="Trebuchet MS" w:hAnsi="Trebuchet MS"/>
                <w:bCs/>
                <w:sz w:val="19"/>
                <w:szCs w:val="19"/>
              </w:rPr>
              <w:fldChar w:fldCharType="end"/>
            </w:r>
            <w:r w:rsidRPr="00DB7FD4">
              <w:rPr>
                <w:rFonts w:ascii="Trebuchet MS" w:hAnsi="Trebuchet MS"/>
                <w:sz w:val="19"/>
                <w:szCs w:val="19"/>
              </w:rPr>
              <w:t xml:space="preserve">, reg.nr. </w:t>
            </w:r>
            <w:r w:rsidRPr="00851AA2">
              <w:rPr>
                <w:rFonts w:ascii="Trebuchet MS" w:hAnsi="Trebuchet MS"/>
                <w:bCs/>
                <w:sz w:val="19"/>
                <w:szCs w:val="19"/>
              </w:rPr>
              <w:fldChar w:fldCharType="begin">
                <w:ffData>
                  <w:name w:val="Tekst152"/>
                  <w:enabled/>
                  <w:calcOnExit w:val="0"/>
                  <w:textInput>
                    <w:default w:val="[indsæt]"/>
                  </w:textInput>
                </w:ffData>
              </w:fldChar>
            </w:r>
            <w:r w:rsidRPr="00851AA2">
              <w:rPr>
                <w:rFonts w:ascii="Trebuchet MS" w:hAnsi="Trebuchet MS"/>
                <w:sz w:val="19"/>
                <w:szCs w:val="19"/>
              </w:rPr>
              <w:instrText xml:space="preserve"> FORMTEXT </w:instrText>
            </w:r>
            <w:r w:rsidRPr="00851AA2">
              <w:rPr>
                <w:rFonts w:ascii="Trebuchet MS" w:hAnsi="Trebuchet MS"/>
                <w:bCs/>
                <w:sz w:val="19"/>
                <w:szCs w:val="19"/>
              </w:rPr>
            </w:r>
            <w:r w:rsidRPr="00851AA2">
              <w:rPr>
                <w:rFonts w:ascii="Trebuchet MS" w:hAnsi="Trebuchet MS"/>
                <w:bCs/>
                <w:sz w:val="19"/>
                <w:szCs w:val="19"/>
              </w:rPr>
              <w:fldChar w:fldCharType="separate"/>
            </w:r>
            <w:r w:rsidRPr="00851AA2">
              <w:rPr>
                <w:rFonts w:ascii="Trebuchet MS" w:hAnsi="Trebuchet MS"/>
                <w:noProof/>
                <w:sz w:val="19"/>
                <w:szCs w:val="19"/>
              </w:rPr>
              <w:t>[indsæt]</w:t>
            </w:r>
            <w:r w:rsidRPr="00851AA2">
              <w:rPr>
                <w:rFonts w:ascii="Trebuchet MS" w:hAnsi="Trebuchet MS"/>
                <w:bCs/>
                <w:sz w:val="19"/>
                <w:szCs w:val="19"/>
              </w:rPr>
              <w:fldChar w:fldCharType="end"/>
            </w:r>
            <w:r w:rsidRPr="00DB7FD4">
              <w:rPr>
                <w:rFonts w:ascii="Trebuchet MS" w:hAnsi="Trebuchet MS"/>
                <w:sz w:val="19"/>
                <w:szCs w:val="19"/>
              </w:rPr>
              <w:t xml:space="preserve"> konto nr. </w:t>
            </w:r>
            <w:r w:rsidRPr="00851AA2">
              <w:rPr>
                <w:rFonts w:ascii="Trebuchet MS" w:hAnsi="Trebuchet MS"/>
                <w:bCs/>
                <w:sz w:val="19"/>
                <w:szCs w:val="19"/>
              </w:rPr>
              <w:fldChar w:fldCharType="begin">
                <w:ffData>
                  <w:name w:val="Tekst152"/>
                  <w:enabled/>
                  <w:calcOnExit w:val="0"/>
                  <w:textInput>
                    <w:default w:val="[indsæt]"/>
                  </w:textInput>
                </w:ffData>
              </w:fldChar>
            </w:r>
            <w:r w:rsidRPr="00851AA2">
              <w:rPr>
                <w:rFonts w:ascii="Trebuchet MS" w:hAnsi="Trebuchet MS"/>
                <w:sz w:val="19"/>
                <w:szCs w:val="19"/>
              </w:rPr>
              <w:instrText xml:space="preserve"> FORMTEXT </w:instrText>
            </w:r>
            <w:r w:rsidRPr="00851AA2">
              <w:rPr>
                <w:rFonts w:ascii="Trebuchet MS" w:hAnsi="Trebuchet MS"/>
                <w:bCs/>
                <w:sz w:val="19"/>
                <w:szCs w:val="19"/>
              </w:rPr>
            </w:r>
            <w:r w:rsidRPr="00851AA2">
              <w:rPr>
                <w:rFonts w:ascii="Trebuchet MS" w:hAnsi="Trebuchet MS"/>
                <w:bCs/>
                <w:sz w:val="19"/>
                <w:szCs w:val="19"/>
              </w:rPr>
              <w:fldChar w:fldCharType="separate"/>
            </w:r>
            <w:r w:rsidRPr="00851AA2">
              <w:rPr>
                <w:rFonts w:ascii="Trebuchet MS" w:hAnsi="Trebuchet MS"/>
                <w:noProof/>
                <w:sz w:val="19"/>
                <w:szCs w:val="19"/>
              </w:rPr>
              <w:t>[indsæt]</w:t>
            </w:r>
            <w:r w:rsidRPr="00851AA2">
              <w:rPr>
                <w:rFonts w:ascii="Trebuchet MS" w:hAnsi="Trebuchet MS"/>
                <w:bCs/>
                <w:sz w:val="19"/>
                <w:szCs w:val="19"/>
              </w:rPr>
              <w:fldChar w:fldCharType="end"/>
            </w:r>
            <w:r w:rsidRPr="00DB7FD4">
              <w:rPr>
                <w:rFonts w:ascii="Trebuchet MS" w:hAnsi="Trebuchet MS"/>
                <w:sz w:val="19"/>
                <w:szCs w:val="19"/>
              </w:rPr>
              <w:t>.</w:t>
            </w:r>
          </w:p>
        </w:tc>
        <w:tc>
          <w:tcPr>
            <w:tcW w:w="709" w:type="dxa"/>
            <w:tcBorders>
              <w:top w:val="single" w:sz="4" w:space="0" w:color="auto"/>
              <w:left w:val="single" w:sz="4" w:space="0" w:color="auto"/>
              <w:bottom w:val="single" w:sz="4" w:space="0" w:color="auto"/>
              <w:right w:val="single" w:sz="4" w:space="0" w:color="auto"/>
            </w:tcBorders>
          </w:tcPr>
          <w:p w14:paraId="587A3765" w14:textId="77777777" w:rsidR="009A6CE2" w:rsidRDefault="009A6CE2" w:rsidP="00505EE7">
            <w:pPr>
              <w:pStyle w:val="NJORDNiveau-2"/>
              <w:numPr>
                <w:ilvl w:val="0"/>
                <w:numId w:val="0"/>
              </w:numPr>
              <w:tabs>
                <w:tab w:val="left" w:pos="1304"/>
              </w:tabs>
              <w:spacing w:line="280" w:lineRule="exact"/>
              <w:rPr>
                <w:rFonts w:ascii="Trebuchet MS" w:hAnsi="Trebuchet MS"/>
                <w:sz w:val="19"/>
                <w:szCs w:val="19"/>
              </w:rPr>
            </w:pPr>
          </w:p>
          <w:p w14:paraId="63ABFB46" w14:textId="77777777" w:rsidR="009A6CE2" w:rsidRDefault="009A6CE2" w:rsidP="00505EE7">
            <w:pPr>
              <w:pStyle w:val="NJORDNiveau-2"/>
              <w:numPr>
                <w:ilvl w:val="0"/>
                <w:numId w:val="0"/>
              </w:numPr>
              <w:tabs>
                <w:tab w:val="left" w:pos="1304"/>
              </w:tabs>
              <w:spacing w:line="280" w:lineRule="exact"/>
              <w:rPr>
                <w:rFonts w:ascii="Trebuchet MS" w:hAnsi="Trebuchet MS"/>
                <w:sz w:val="19"/>
                <w:szCs w:val="19"/>
              </w:rPr>
            </w:pPr>
            <w:r>
              <w:rPr>
                <w:rFonts w:ascii="Trebuchet MS" w:hAnsi="Trebuchet MS"/>
                <w:sz w:val="19"/>
                <w:szCs w:val="19"/>
              </w:rPr>
              <w:t>Kr.</w:t>
            </w:r>
          </w:p>
        </w:tc>
        <w:tc>
          <w:tcPr>
            <w:tcW w:w="2548" w:type="dxa"/>
            <w:tcBorders>
              <w:top w:val="single" w:sz="4" w:space="0" w:color="auto"/>
              <w:left w:val="single" w:sz="4" w:space="0" w:color="auto"/>
              <w:bottom w:val="single" w:sz="4" w:space="0" w:color="auto"/>
              <w:right w:val="single" w:sz="4" w:space="0" w:color="auto"/>
            </w:tcBorders>
          </w:tcPr>
          <w:p w14:paraId="57D3A79C" w14:textId="77777777" w:rsidR="009A6CE2" w:rsidRPr="00340C2F" w:rsidRDefault="009A6CE2" w:rsidP="00505EE7">
            <w:pPr>
              <w:pStyle w:val="NJORDNiveau-2"/>
              <w:numPr>
                <w:ilvl w:val="0"/>
                <w:numId w:val="0"/>
              </w:numPr>
              <w:tabs>
                <w:tab w:val="left" w:pos="1304"/>
              </w:tabs>
              <w:spacing w:line="280" w:lineRule="exact"/>
              <w:rPr>
                <w:rFonts w:ascii="Trebuchet MS" w:hAnsi="Trebuchet MS"/>
                <w:sz w:val="19"/>
                <w:szCs w:val="19"/>
              </w:rPr>
            </w:pPr>
          </w:p>
          <w:p w14:paraId="6DD1FD30" w14:textId="77777777" w:rsidR="009A6CE2" w:rsidRPr="00340C2F" w:rsidRDefault="009A6CE2" w:rsidP="00505EE7">
            <w:pPr>
              <w:pStyle w:val="NJORDNiveau-2"/>
              <w:numPr>
                <w:ilvl w:val="0"/>
                <w:numId w:val="0"/>
              </w:numPr>
              <w:tabs>
                <w:tab w:val="left" w:pos="1304"/>
              </w:tabs>
              <w:spacing w:line="280" w:lineRule="exact"/>
              <w:jc w:val="right"/>
              <w:rPr>
                <w:rFonts w:ascii="Trebuchet MS" w:hAnsi="Trebuchet MS"/>
                <w:sz w:val="19"/>
                <w:szCs w:val="19"/>
              </w:rPr>
            </w:pPr>
            <w:r w:rsidRPr="00340C2F">
              <w:rPr>
                <w:rFonts w:ascii="Trebuchet MS" w:hAnsi="Trebuchet MS"/>
                <w:sz w:val="19"/>
                <w:szCs w:val="19"/>
              </w:rPr>
              <w:t>50.000,00</w:t>
            </w:r>
          </w:p>
        </w:tc>
      </w:tr>
      <w:tr w:rsidR="009A6CE2" w14:paraId="77225E0B" w14:textId="77777777" w:rsidTr="00505EE7">
        <w:tc>
          <w:tcPr>
            <w:tcW w:w="4531" w:type="dxa"/>
            <w:tcBorders>
              <w:top w:val="single" w:sz="4" w:space="0" w:color="auto"/>
              <w:left w:val="single" w:sz="4" w:space="0" w:color="auto"/>
              <w:bottom w:val="single" w:sz="4" w:space="0" w:color="auto"/>
              <w:right w:val="single" w:sz="4" w:space="0" w:color="auto"/>
            </w:tcBorders>
            <w:hideMark/>
          </w:tcPr>
          <w:p w14:paraId="70BB2D53" w14:textId="77777777" w:rsidR="009A6CE2" w:rsidRDefault="009A6CE2" w:rsidP="009A6CE2">
            <w:pPr>
              <w:pStyle w:val="NJORDNiveau-3"/>
              <w:numPr>
                <w:ilvl w:val="0"/>
                <w:numId w:val="31"/>
              </w:numPr>
              <w:tabs>
                <w:tab w:val="left" w:pos="1304"/>
              </w:tabs>
              <w:spacing w:line="280" w:lineRule="atLeast"/>
              <w:ind w:left="316" w:hanging="316"/>
              <w:rPr>
                <w:rFonts w:ascii="Trebuchet MS" w:hAnsi="Trebuchet MS"/>
                <w:sz w:val="19"/>
                <w:szCs w:val="19"/>
              </w:rPr>
            </w:pPr>
            <w:r w:rsidRPr="00EF5408">
              <w:rPr>
                <w:rFonts w:ascii="Trebuchet MS" w:hAnsi="Trebuchet MS"/>
                <w:sz w:val="19"/>
                <w:szCs w:val="19"/>
              </w:rPr>
              <w:t xml:space="preserve">Senest 8 hverdage efter Køber og Sælgers underskrift af købsaftalen, stiller Køber overfor Sælger garanti udstedt af et af Sælger godkendt pengeinstitut for restkøbesummen (garanti fremsendes som anført nedenfor). Garantien erstattes </w:t>
            </w:r>
            <w:r w:rsidRPr="00EF5408">
              <w:rPr>
                <w:rFonts w:ascii="Trebuchet MS" w:hAnsi="Trebuchet MS"/>
                <w:sz w:val="19"/>
                <w:szCs w:val="19"/>
                <w:u w:val="single"/>
              </w:rPr>
              <w:t xml:space="preserve">senest 3 hverdage før </w:t>
            </w:r>
            <w:r w:rsidRPr="00EF5408">
              <w:rPr>
                <w:rFonts w:ascii="Trebuchet MS" w:hAnsi="Trebuchet MS"/>
                <w:sz w:val="19"/>
                <w:szCs w:val="19"/>
              </w:rPr>
              <w:t xml:space="preserve">overtagelsesdagen af kontant deponering i Sælgers pengeinstitut: </w:t>
            </w:r>
          </w:p>
          <w:p w14:paraId="57C6CEF9" w14:textId="46A79DC1" w:rsidR="009A6CE2" w:rsidRPr="00C01059" w:rsidRDefault="009A6CE2" w:rsidP="00505EE7">
            <w:pPr>
              <w:pStyle w:val="NJORDNiveau-3"/>
              <w:numPr>
                <w:ilvl w:val="0"/>
                <w:numId w:val="0"/>
              </w:numPr>
              <w:tabs>
                <w:tab w:val="left" w:pos="1304"/>
              </w:tabs>
              <w:spacing w:line="280" w:lineRule="atLeast"/>
              <w:ind w:left="316"/>
              <w:rPr>
                <w:rFonts w:ascii="Trebuchet MS" w:hAnsi="Trebuchet MS"/>
                <w:sz w:val="19"/>
                <w:szCs w:val="19"/>
              </w:rPr>
            </w:pPr>
            <w:r>
              <w:rPr>
                <w:rFonts w:ascii="Trebuchet MS" w:hAnsi="Trebuchet MS"/>
                <w:noProof/>
                <w:snapToGrid w:val="0"/>
                <w:sz w:val="19"/>
                <w:szCs w:val="19"/>
              </w:rPr>
              <w:t>[</w:t>
            </w:r>
            <w:r w:rsidR="004477C4">
              <w:rPr>
                <w:rFonts w:ascii="Trebuchet MS" w:hAnsi="Trebuchet MS"/>
                <w:i/>
                <w:iCs/>
                <w:noProof/>
                <w:snapToGrid w:val="0"/>
                <w:sz w:val="19"/>
                <w:szCs w:val="19"/>
                <w:highlight w:val="yellow"/>
              </w:rPr>
              <w:t>In</w:t>
            </w:r>
            <w:r w:rsidRPr="004477C4">
              <w:rPr>
                <w:rFonts w:ascii="Trebuchet MS" w:hAnsi="Trebuchet MS"/>
                <w:i/>
                <w:iCs/>
                <w:noProof/>
                <w:snapToGrid w:val="0"/>
                <w:sz w:val="19"/>
                <w:szCs w:val="19"/>
                <w:highlight w:val="yellow"/>
              </w:rPr>
              <w:t xml:space="preserve">dsæt sælgers </w:t>
            </w:r>
            <w:r w:rsidRPr="004477C4">
              <w:rPr>
                <w:rFonts w:ascii="Trebuchet MS" w:hAnsi="Trebuchet MS"/>
                <w:i/>
                <w:iCs/>
                <w:sz w:val="19"/>
                <w:szCs w:val="19"/>
                <w:highlight w:val="yellow"/>
              </w:rPr>
              <w:t>pengeinstitut</w:t>
            </w:r>
            <w:r w:rsidRPr="004477C4">
              <w:rPr>
                <w:rFonts w:ascii="Trebuchet MS" w:hAnsi="Trebuchet MS"/>
                <w:i/>
                <w:iCs/>
                <w:noProof/>
                <w:snapToGrid w:val="0"/>
                <w:sz w:val="19"/>
                <w:szCs w:val="19"/>
                <w:highlight w:val="yellow"/>
              </w:rPr>
              <w:t xml:space="preserve"> + </w:t>
            </w:r>
            <w:r w:rsidRPr="004477C4">
              <w:rPr>
                <w:rFonts w:ascii="Trebuchet MS" w:hAnsi="Trebuchet MS"/>
                <w:i/>
                <w:iCs/>
                <w:sz w:val="19"/>
                <w:szCs w:val="19"/>
                <w:highlight w:val="yellow"/>
              </w:rPr>
              <w:t>reg.nr. og konto nr</w:t>
            </w:r>
            <w:r w:rsidRPr="00C01059">
              <w:rPr>
                <w:rFonts w:ascii="Trebuchet MS" w:hAnsi="Trebuchet MS"/>
                <w:sz w:val="19"/>
                <w:szCs w:val="19"/>
              </w:rPr>
              <w:t>.</w:t>
            </w:r>
            <w:r>
              <w:rPr>
                <w:rFonts w:ascii="Trebuchet MS" w:hAnsi="Trebuchet MS"/>
                <w:sz w:val="19"/>
                <w:szCs w:val="19"/>
              </w:rPr>
              <w:t xml:space="preserve">] </w:t>
            </w:r>
          </w:p>
        </w:tc>
        <w:tc>
          <w:tcPr>
            <w:tcW w:w="709" w:type="dxa"/>
            <w:tcBorders>
              <w:top w:val="single" w:sz="4" w:space="0" w:color="auto"/>
              <w:left w:val="single" w:sz="4" w:space="0" w:color="auto"/>
              <w:bottom w:val="single" w:sz="4" w:space="0" w:color="auto"/>
              <w:right w:val="single" w:sz="4" w:space="0" w:color="auto"/>
            </w:tcBorders>
          </w:tcPr>
          <w:p w14:paraId="00FF102F" w14:textId="77777777" w:rsidR="009A6CE2" w:rsidRPr="00EF5408" w:rsidRDefault="009A6CE2" w:rsidP="00505EE7">
            <w:pPr>
              <w:pStyle w:val="NJORDNiveau-2"/>
              <w:numPr>
                <w:ilvl w:val="0"/>
                <w:numId w:val="0"/>
              </w:numPr>
              <w:tabs>
                <w:tab w:val="left" w:pos="1304"/>
              </w:tabs>
              <w:spacing w:line="280" w:lineRule="exact"/>
              <w:rPr>
                <w:rFonts w:ascii="Trebuchet MS" w:hAnsi="Trebuchet MS"/>
                <w:sz w:val="19"/>
                <w:szCs w:val="19"/>
              </w:rPr>
            </w:pPr>
          </w:p>
          <w:p w14:paraId="541C99DD" w14:textId="77777777" w:rsidR="009A6CE2" w:rsidRPr="00EF5408" w:rsidRDefault="009A6CE2" w:rsidP="00505EE7">
            <w:pPr>
              <w:pStyle w:val="NJORDNiveau-2"/>
              <w:numPr>
                <w:ilvl w:val="0"/>
                <w:numId w:val="0"/>
              </w:numPr>
              <w:tabs>
                <w:tab w:val="left" w:pos="1304"/>
              </w:tabs>
              <w:spacing w:line="280" w:lineRule="exact"/>
              <w:rPr>
                <w:rFonts w:ascii="Trebuchet MS" w:hAnsi="Trebuchet MS"/>
                <w:sz w:val="19"/>
                <w:szCs w:val="19"/>
              </w:rPr>
            </w:pPr>
          </w:p>
          <w:p w14:paraId="6847955E" w14:textId="77777777" w:rsidR="009A6CE2" w:rsidRPr="00EF5408" w:rsidRDefault="009A6CE2" w:rsidP="00505EE7">
            <w:pPr>
              <w:pStyle w:val="NJORDNiveau-2"/>
              <w:numPr>
                <w:ilvl w:val="0"/>
                <w:numId w:val="0"/>
              </w:numPr>
              <w:tabs>
                <w:tab w:val="left" w:pos="1304"/>
              </w:tabs>
              <w:spacing w:line="280" w:lineRule="exact"/>
              <w:rPr>
                <w:rFonts w:ascii="Trebuchet MS" w:hAnsi="Trebuchet MS"/>
                <w:sz w:val="19"/>
                <w:szCs w:val="19"/>
              </w:rPr>
            </w:pPr>
          </w:p>
          <w:p w14:paraId="1D3A138A" w14:textId="77777777" w:rsidR="009A6CE2" w:rsidRPr="00EF5408" w:rsidRDefault="009A6CE2" w:rsidP="00505EE7">
            <w:pPr>
              <w:pStyle w:val="NJORDNiveau-2"/>
              <w:numPr>
                <w:ilvl w:val="0"/>
                <w:numId w:val="0"/>
              </w:numPr>
              <w:tabs>
                <w:tab w:val="left" w:pos="1304"/>
              </w:tabs>
              <w:spacing w:line="280" w:lineRule="exact"/>
              <w:rPr>
                <w:rFonts w:ascii="Trebuchet MS" w:hAnsi="Trebuchet MS"/>
                <w:sz w:val="19"/>
                <w:szCs w:val="19"/>
              </w:rPr>
            </w:pPr>
            <w:r w:rsidRPr="00EF5408">
              <w:rPr>
                <w:rFonts w:ascii="Trebuchet MS" w:hAnsi="Trebuchet MS"/>
                <w:sz w:val="19"/>
                <w:szCs w:val="19"/>
              </w:rPr>
              <w:t>Kr.</w:t>
            </w:r>
          </w:p>
        </w:tc>
        <w:tc>
          <w:tcPr>
            <w:tcW w:w="2548" w:type="dxa"/>
            <w:tcBorders>
              <w:top w:val="single" w:sz="4" w:space="0" w:color="auto"/>
              <w:left w:val="single" w:sz="4" w:space="0" w:color="auto"/>
              <w:bottom w:val="single" w:sz="4" w:space="0" w:color="auto"/>
              <w:right w:val="single" w:sz="4" w:space="0" w:color="auto"/>
            </w:tcBorders>
          </w:tcPr>
          <w:p w14:paraId="580C472F" w14:textId="77777777" w:rsidR="009A6CE2" w:rsidRPr="00EF5408" w:rsidRDefault="009A6CE2" w:rsidP="00505EE7">
            <w:pPr>
              <w:pStyle w:val="NJORDNiveau-2"/>
              <w:numPr>
                <w:ilvl w:val="0"/>
                <w:numId w:val="0"/>
              </w:numPr>
              <w:tabs>
                <w:tab w:val="left" w:pos="1304"/>
              </w:tabs>
              <w:spacing w:line="280" w:lineRule="exact"/>
              <w:rPr>
                <w:rFonts w:ascii="Trebuchet MS" w:hAnsi="Trebuchet MS"/>
                <w:sz w:val="19"/>
                <w:szCs w:val="19"/>
              </w:rPr>
            </w:pPr>
          </w:p>
          <w:p w14:paraId="6A13BCCC" w14:textId="77777777" w:rsidR="009A6CE2" w:rsidRPr="00EF5408" w:rsidRDefault="009A6CE2" w:rsidP="00505EE7">
            <w:pPr>
              <w:pStyle w:val="NJORDNiveau-2"/>
              <w:numPr>
                <w:ilvl w:val="0"/>
                <w:numId w:val="0"/>
              </w:numPr>
              <w:tabs>
                <w:tab w:val="left" w:pos="1304"/>
              </w:tabs>
              <w:spacing w:line="280" w:lineRule="exact"/>
              <w:rPr>
                <w:rFonts w:ascii="Trebuchet MS" w:hAnsi="Trebuchet MS"/>
                <w:sz w:val="19"/>
                <w:szCs w:val="19"/>
              </w:rPr>
            </w:pPr>
          </w:p>
          <w:p w14:paraId="123EDF70" w14:textId="77777777" w:rsidR="009A6CE2" w:rsidRPr="00EF5408" w:rsidRDefault="009A6CE2" w:rsidP="00505EE7">
            <w:pPr>
              <w:pStyle w:val="NJORDNiveau-2"/>
              <w:numPr>
                <w:ilvl w:val="0"/>
                <w:numId w:val="0"/>
              </w:numPr>
              <w:tabs>
                <w:tab w:val="left" w:pos="1304"/>
              </w:tabs>
              <w:spacing w:line="280" w:lineRule="exact"/>
              <w:rPr>
                <w:rFonts w:ascii="Trebuchet MS" w:hAnsi="Trebuchet MS"/>
                <w:sz w:val="19"/>
                <w:szCs w:val="19"/>
              </w:rPr>
            </w:pPr>
          </w:p>
          <w:p w14:paraId="110E92CC" w14:textId="77777777" w:rsidR="009A6CE2" w:rsidRPr="00851AA2" w:rsidRDefault="009A6CE2" w:rsidP="00505EE7">
            <w:pPr>
              <w:pStyle w:val="NJORDNiveau-2"/>
              <w:numPr>
                <w:ilvl w:val="0"/>
                <w:numId w:val="0"/>
              </w:numPr>
              <w:tabs>
                <w:tab w:val="left" w:pos="1304"/>
              </w:tabs>
              <w:spacing w:line="280" w:lineRule="exact"/>
              <w:jc w:val="right"/>
              <w:rPr>
                <w:rFonts w:ascii="Trebuchet MS" w:hAnsi="Trebuchet MS"/>
                <w:sz w:val="19"/>
                <w:szCs w:val="19"/>
              </w:rPr>
            </w:pPr>
            <w:r w:rsidRPr="00851AA2">
              <w:rPr>
                <w:rFonts w:ascii="Trebuchet MS" w:hAnsi="Trebuchet MS"/>
                <w:bCs w:val="0"/>
                <w:sz w:val="19"/>
                <w:szCs w:val="19"/>
              </w:rPr>
              <w:fldChar w:fldCharType="begin">
                <w:ffData>
                  <w:name w:val="Tekst152"/>
                  <w:enabled/>
                  <w:calcOnExit w:val="0"/>
                  <w:textInput>
                    <w:default w:val="[indsæt]"/>
                  </w:textInput>
                </w:ffData>
              </w:fldChar>
            </w:r>
            <w:r w:rsidRPr="00851AA2">
              <w:rPr>
                <w:rFonts w:ascii="Trebuchet MS" w:hAnsi="Trebuchet MS"/>
                <w:bCs w:val="0"/>
                <w:sz w:val="19"/>
                <w:szCs w:val="19"/>
              </w:rPr>
              <w:instrText xml:space="preserve"> FORMTEXT </w:instrText>
            </w:r>
            <w:r w:rsidRPr="00851AA2">
              <w:rPr>
                <w:rFonts w:ascii="Trebuchet MS" w:hAnsi="Trebuchet MS"/>
                <w:bCs w:val="0"/>
                <w:sz w:val="19"/>
                <w:szCs w:val="19"/>
              </w:rPr>
            </w:r>
            <w:r w:rsidRPr="00851AA2">
              <w:rPr>
                <w:rFonts w:ascii="Trebuchet MS" w:hAnsi="Trebuchet MS"/>
                <w:bCs w:val="0"/>
                <w:sz w:val="19"/>
                <w:szCs w:val="19"/>
              </w:rPr>
              <w:fldChar w:fldCharType="separate"/>
            </w:r>
            <w:r w:rsidRPr="00851AA2">
              <w:rPr>
                <w:rFonts w:ascii="Trebuchet MS" w:hAnsi="Trebuchet MS"/>
                <w:bCs w:val="0"/>
                <w:noProof/>
                <w:sz w:val="19"/>
                <w:szCs w:val="19"/>
              </w:rPr>
              <w:t>[indsæt]</w:t>
            </w:r>
            <w:r w:rsidRPr="00851AA2">
              <w:rPr>
                <w:rFonts w:ascii="Trebuchet MS" w:hAnsi="Trebuchet MS"/>
                <w:bCs w:val="0"/>
                <w:sz w:val="19"/>
                <w:szCs w:val="19"/>
              </w:rPr>
              <w:fldChar w:fldCharType="end"/>
            </w:r>
          </w:p>
        </w:tc>
      </w:tr>
      <w:tr w:rsidR="009A6CE2" w14:paraId="6CA84A22" w14:textId="77777777" w:rsidTr="00505EE7">
        <w:tc>
          <w:tcPr>
            <w:tcW w:w="4531" w:type="dxa"/>
            <w:tcBorders>
              <w:top w:val="single" w:sz="4" w:space="0" w:color="auto"/>
              <w:left w:val="single" w:sz="4" w:space="0" w:color="auto"/>
              <w:bottom w:val="single" w:sz="4" w:space="0" w:color="auto"/>
              <w:right w:val="single" w:sz="4" w:space="0" w:color="auto"/>
            </w:tcBorders>
            <w:hideMark/>
          </w:tcPr>
          <w:p w14:paraId="7C7EC633" w14:textId="77777777" w:rsidR="009A6CE2" w:rsidRPr="00EF5408" w:rsidRDefault="009A6CE2" w:rsidP="00505EE7">
            <w:pPr>
              <w:pStyle w:val="NJORDNiveau-3"/>
              <w:numPr>
                <w:ilvl w:val="0"/>
                <w:numId w:val="0"/>
              </w:numPr>
              <w:tabs>
                <w:tab w:val="left" w:pos="1304"/>
              </w:tabs>
              <w:spacing w:line="280" w:lineRule="atLeast"/>
              <w:rPr>
                <w:rFonts w:ascii="Trebuchet MS" w:hAnsi="Trebuchet MS"/>
                <w:sz w:val="19"/>
                <w:szCs w:val="19"/>
              </w:rPr>
            </w:pPr>
            <w:r w:rsidRPr="00EF5408">
              <w:rPr>
                <w:rFonts w:ascii="Trebuchet MS" w:hAnsi="Trebuchet MS"/>
                <w:sz w:val="19"/>
                <w:szCs w:val="19"/>
              </w:rPr>
              <w:t>Købesum i alt</w:t>
            </w:r>
          </w:p>
        </w:tc>
        <w:tc>
          <w:tcPr>
            <w:tcW w:w="709" w:type="dxa"/>
            <w:tcBorders>
              <w:top w:val="single" w:sz="4" w:space="0" w:color="auto"/>
              <w:left w:val="single" w:sz="4" w:space="0" w:color="auto"/>
              <w:bottom w:val="single" w:sz="4" w:space="0" w:color="auto"/>
              <w:right w:val="single" w:sz="4" w:space="0" w:color="auto"/>
            </w:tcBorders>
            <w:hideMark/>
          </w:tcPr>
          <w:p w14:paraId="26869C9F" w14:textId="77777777" w:rsidR="009A6CE2" w:rsidRPr="00EF5408" w:rsidRDefault="009A6CE2" w:rsidP="00505EE7">
            <w:pPr>
              <w:pStyle w:val="NJORDNiveau-2"/>
              <w:numPr>
                <w:ilvl w:val="0"/>
                <w:numId w:val="0"/>
              </w:numPr>
              <w:tabs>
                <w:tab w:val="left" w:pos="1304"/>
              </w:tabs>
              <w:spacing w:line="280" w:lineRule="exact"/>
              <w:rPr>
                <w:rFonts w:ascii="Trebuchet MS" w:hAnsi="Trebuchet MS"/>
                <w:sz w:val="19"/>
                <w:szCs w:val="19"/>
              </w:rPr>
            </w:pPr>
            <w:r w:rsidRPr="00EF5408">
              <w:rPr>
                <w:rFonts w:ascii="Trebuchet MS" w:hAnsi="Trebuchet MS"/>
                <w:sz w:val="19"/>
                <w:szCs w:val="19"/>
              </w:rPr>
              <w:t>Kr.</w:t>
            </w:r>
          </w:p>
        </w:tc>
        <w:tc>
          <w:tcPr>
            <w:tcW w:w="2548" w:type="dxa"/>
            <w:tcBorders>
              <w:top w:val="single" w:sz="4" w:space="0" w:color="auto"/>
              <w:left w:val="single" w:sz="4" w:space="0" w:color="auto"/>
              <w:bottom w:val="single" w:sz="4" w:space="0" w:color="auto"/>
              <w:right w:val="single" w:sz="4" w:space="0" w:color="auto"/>
            </w:tcBorders>
            <w:hideMark/>
          </w:tcPr>
          <w:p w14:paraId="1533509D" w14:textId="77777777" w:rsidR="009A6CE2" w:rsidRPr="00EF5408" w:rsidRDefault="009A6CE2" w:rsidP="00505EE7">
            <w:pPr>
              <w:pStyle w:val="NJORDNiveau-2"/>
              <w:numPr>
                <w:ilvl w:val="0"/>
                <w:numId w:val="0"/>
              </w:numPr>
              <w:tabs>
                <w:tab w:val="left" w:pos="1304"/>
              </w:tabs>
              <w:spacing w:line="280" w:lineRule="exact"/>
              <w:jc w:val="right"/>
              <w:rPr>
                <w:rFonts w:ascii="Trebuchet MS" w:hAnsi="Trebuchet MS"/>
                <w:sz w:val="19"/>
                <w:szCs w:val="19"/>
              </w:rPr>
            </w:pPr>
            <w:r w:rsidRPr="00851AA2">
              <w:rPr>
                <w:rFonts w:ascii="Trebuchet MS" w:hAnsi="Trebuchet MS"/>
                <w:bCs w:val="0"/>
                <w:sz w:val="19"/>
                <w:szCs w:val="19"/>
              </w:rPr>
              <w:fldChar w:fldCharType="begin">
                <w:ffData>
                  <w:name w:val="Tekst152"/>
                  <w:enabled/>
                  <w:calcOnExit w:val="0"/>
                  <w:textInput>
                    <w:default w:val="[indsæt]"/>
                  </w:textInput>
                </w:ffData>
              </w:fldChar>
            </w:r>
            <w:r w:rsidRPr="00851AA2">
              <w:rPr>
                <w:rFonts w:ascii="Trebuchet MS" w:hAnsi="Trebuchet MS"/>
                <w:bCs w:val="0"/>
                <w:sz w:val="19"/>
                <w:szCs w:val="19"/>
              </w:rPr>
              <w:instrText xml:space="preserve"> FORMTEXT </w:instrText>
            </w:r>
            <w:r w:rsidRPr="00851AA2">
              <w:rPr>
                <w:rFonts w:ascii="Trebuchet MS" w:hAnsi="Trebuchet MS"/>
                <w:bCs w:val="0"/>
                <w:sz w:val="19"/>
                <w:szCs w:val="19"/>
              </w:rPr>
            </w:r>
            <w:r w:rsidRPr="00851AA2">
              <w:rPr>
                <w:rFonts w:ascii="Trebuchet MS" w:hAnsi="Trebuchet MS"/>
                <w:bCs w:val="0"/>
                <w:sz w:val="19"/>
                <w:szCs w:val="19"/>
              </w:rPr>
              <w:fldChar w:fldCharType="separate"/>
            </w:r>
            <w:r w:rsidRPr="00851AA2">
              <w:rPr>
                <w:rFonts w:ascii="Trebuchet MS" w:hAnsi="Trebuchet MS"/>
                <w:bCs w:val="0"/>
                <w:noProof/>
                <w:sz w:val="19"/>
                <w:szCs w:val="19"/>
              </w:rPr>
              <w:t>[indsæt]</w:t>
            </w:r>
            <w:r w:rsidRPr="00851AA2">
              <w:rPr>
                <w:rFonts w:ascii="Trebuchet MS" w:hAnsi="Trebuchet MS"/>
                <w:bCs w:val="0"/>
                <w:sz w:val="19"/>
                <w:szCs w:val="19"/>
              </w:rPr>
              <w:fldChar w:fldCharType="end"/>
            </w:r>
          </w:p>
        </w:tc>
      </w:tr>
    </w:tbl>
    <w:p w14:paraId="3CED705D" w14:textId="581CA1FB" w:rsidR="00B72BA2" w:rsidRPr="00B72BA2" w:rsidRDefault="00B72BA2" w:rsidP="00B72BA2">
      <w:pPr>
        <w:pStyle w:val="Overskrift2"/>
        <w:rPr>
          <w:b w:val="0"/>
          <w:bCs/>
        </w:rPr>
      </w:pPr>
      <w:bookmarkStart w:id="43" w:name="_Ref39049576"/>
      <w:r w:rsidRPr="00B72BA2">
        <w:rPr>
          <w:b w:val="0"/>
          <w:bCs/>
        </w:rPr>
        <w:t xml:space="preserve">Køber betaler </w:t>
      </w:r>
      <w:proofErr w:type="gramStart"/>
      <w:r w:rsidRPr="00B72BA2">
        <w:rPr>
          <w:b w:val="0"/>
          <w:bCs/>
        </w:rPr>
        <w:t>endvidere</w:t>
      </w:r>
      <w:proofErr w:type="gramEnd"/>
      <w:r w:rsidRPr="00B72BA2">
        <w:rPr>
          <w:b w:val="0"/>
          <w:bCs/>
        </w:rPr>
        <w:t xml:space="preserve"> senest 2 uger før overtagelsesdagen til Sælgers advokat udover købesummen:</w:t>
      </w:r>
      <w:bookmarkEnd w:id="43"/>
    </w:p>
    <w:tbl>
      <w:tblPr>
        <w:tblStyle w:val="Tabel-Gitter"/>
        <w:tblW w:w="7788" w:type="dxa"/>
        <w:tblInd w:w="851" w:type="dxa"/>
        <w:tblLook w:val="04A0" w:firstRow="1" w:lastRow="0" w:firstColumn="1" w:lastColumn="0" w:noHBand="0" w:noVBand="1"/>
      </w:tblPr>
      <w:tblGrid>
        <w:gridCol w:w="4531"/>
        <w:gridCol w:w="709"/>
        <w:gridCol w:w="2548"/>
      </w:tblGrid>
      <w:tr w:rsidR="00B72BA2" w14:paraId="07F22827" w14:textId="77777777" w:rsidTr="00505EE7">
        <w:tc>
          <w:tcPr>
            <w:tcW w:w="4531" w:type="dxa"/>
            <w:tcBorders>
              <w:top w:val="single" w:sz="4" w:space="0" w:color="auto"/>
              <w:left w:val="single" w:sz="4" w:space="0" w:color="auto"/>
              <w:bottom w:val="single" w:sz="4" w:space="0" w:color="auto"/>
              <w:right w:val="single" w:sz="4" w:space="0" w:color="auto"/>
            </w:tcBorders>
            <w:hideMark/>
          </w:tcPr>
          <w:p w14:paraId="7BFC7859" w14:textId="33603609" w:rsidR="00B72BA2" w:rsidRDefault="00B72BA2" w:rsidP="00505EE7">
            <w:pPr>
              <w:pStyle w:val="NJORDNiveau-3"/>
              <w:numPr>
                <w:ilvl w:val="0"/>
                <w:numId w:val="0"/>
              </w:numPr>
              <w:tabs>
                <w:tab w:val="left" w:pos="1304"/>
              </w:tabs>
              <w:spacing w:line="280" w:lineRule="atLeast"/>
              <w:rPr>
                <w:rFonts w:ascii="Trebuchet MS" w:hAnsi="Trebuchet MS"/>
                <w:sz w:val="19"/>
                <w:szCs w:val="19"/>
              </w:rPr>
            </w:pPr>
            <w:r>
              <w:rPr>
                <w:rFonts w:ascii="Trebuchet MS" w:hAnsi="Trebuchet MS"/>
                <w:sz w:val="19"/>
                <w:szCs w:val="19"/>
              </w:rPr>
              <w:t xml:space="preserve">Tinglysnings- og registreringsafgift, jf. nærværende købsaftales punkt </w:t>
            </w:r>
            <w:r>
              <w:rPr>
                <w:rFonts w:ascii="Trebuchet MS" w:hAnsi="Trebuchet MS"/>
                <w:sz w:val="19"/>
                <w:szCs w:val="19"/>
              </w:rPr>
              <w:fldChar w:fldCharType="begin"/>
            </w:r>
            <w:r>
              <w:rPr>
                <w:rFonts w:ascii="Trebuchet MS" w:hAnsi="Trebuchet MS"/>
                <w:sz w:val="19"/>
                <w:szCs w:val="19"/>
              </w:rPr>
              <w:instrText xml:space="preserve"> REF _Ref39043266 \r \h </w:instrText>
            </w:r>
            <w:r>
              <w:rPr>
                <w:rFonts w:ascii="Trebuchet MS" w:hAnsi="Trebuchet MS"/>
                <w:sz w:val="19"/>
                <w:szCs w:val="19"/>
              </w:rPr>
            </w:r>
            <w:r>
              <w:rPr>
                <w:rFonts w:ascii="Trebuchet MS" w:hAnsi="Trebuchet MS"/>
                <w:sz w:val="19"/>
                <w:szCs w:val="19"/>
              </w:rPr>
              <w:fldChar w:fldCharType="separate"/>
            </w:r>
            <w:r w:rsidR="00154B1D">
              <w:rPr>
                <w:rFonts w:ascii="Trebuchet MS" w:hAnsi="Trebuchet MS"/>
                <w:sz w:val="19"/>
                <w:szCs w:val="19"/>
              </w:rPr>
              <w:t>18</w:t>
            </w:r>
            <w:r>
              <w:rPr>
                <w:rFonts w:ascii="Trebuchet MS" w:hAnsi="Trebuchet MS"/>
                <w:sz w:val="19"/>
                <w:szCs w:val="19"/>
              </w:rPr>
              <w:fldChar w:fldCharType="end"/>
            </w:r>
            <w:r>
              <w:rPr>
                <w:rFonts w:ascii="Trebuchet MS" w:hAnsi="Trebuchet MS"/>
                <w:sz w:val="19"/>
                <w:szCs w:val="19"/>
              </w:rPr>
              <w:t xml:space="preserve">.1. </w:t>
            </w:r>
          </w:p>
        </w:tc>
        <w:tc>
          <w:tcPr>
            <w:tcW w:w="709" w:type="dxa"/>
            <w:tcBorders>
              <w:top w:val="single" w:sz="4" w:space="0" w:color="auto"/>
              <w:left w:val="single" w:sz="4" w:space="0" w:color="auto"/>
              <w:bottom w:val="single" w:sz="4" w:space="0" w:color="auto"/>
              <w:right w:val="single" w:sz="4" w:space="0" w:color="auto"/>
            </w:tcBorders>
            <w:hideMark/>
          </w:tcPr>
          <w:p w14:paraId="1FA1E2FF" w14:textId="77777777" w:rsidR="00B72BA2" w:rsidRDefault="00B72BA2" w:rsidP="00505EE7">
            <w:pPr>
              <w:pStyle w:val="NJORDNiveau-2"/>
              <w:numPr>
                <w:ilvl w:val="0"/>
                <w:numId w:val="0"/>
              </w:numPr>
              <w:tabs>
                <w:tab w:val="left" w:pos="1304"/>
              </w:tabs>
              <w:spacing w:line="280" w:lineRule="exact"/>
              <w:rPr>
                <w:rFonts w:ascii="Trebuchet MS" w:hAnsi="Trebuchet MS"/>
                <w:sz w:val="19"/>
                <w:szCs w:val="19"/>
              </w:rPr>
            </w:pPr>
            <w:r>
              <w:rPr>
                <w:rFonts w:ascii="Trebuchet MS" w:hAnsi="Trebuchet MS"/>
                <w:sz w:val="19"/>
                <w:szCs w:val="19"/>
              </w:rPr>
              <w:t>Kr.</w:t>
            </w:r>
          </w:p>
        </w:tc>
        <w:tc>
          <w:tcPr>
            <w:tcW w:w="2548" w:type="dxa"/>
            <w:tcBorders>
              <w:top w:val="single" w:sz="4" w:space="0" w:color="auto"/>
              <w:left w:val="single" w:sz="4" w:space="0" w:color="auto"/>
              <w:bottom w:val="single" w:sz="4" w:space="0" w:color="auto"/>
              <w:right w:val="single" w:sz="4" w:space="0" w:color="auto"/>
            </w:tcBorders>
            <w:hideMark/>
          </w:tcPr>
          <w:p w14:paraId="208E236F" w14:textId="77777777" w:rsidR="00B72BA2" w:rsidRDefault="00B72BA2" w:rsidP="00505EE7">
            <w:pPr>
              <w:pStyle w:val="NJORDNiveau-2"/>
              <w:numPr>
                <w:ilvl w:val="0"/>
                <w:numId w:val="0"/>
              </w:numPr>
              <w:tabs>
                <w:tab w:val="left" w:pos="1304"/>
              </w:tabs>
              <w:spacing w:line="280" w:lineRule="exact"/>
              <w:jc w:val="right"/>
              <w:rPr>
                <w:rFonts w:ascii="Trebuchet MS" w:hAnsi="Trebuchet MS"/>
                <w:sz w:val="19"/>
                <w:szCs w:val="19"/>
              </w:rPr>
            </w:pPr>
            <w:r>
              <w:rPr>
                <w:rFonts w:ascii="Trebuchet MS" w:hAnsi="Trebuchet MS"/>
                <w:snapToGrid w:val="0"/>
                <w:sz w:val="19"/>
                <w:szCs w:val="19"/>
              </w:rPr>
              <w:fldChar w:fldCharType="begin">
                <w:ffData>
                  <w:name w:val="Tekst119"/>
                  <w:enabled/>
                  <w:calcOnExit w:val="0"/>
                  <w:textInput>
                    <w:default w:val="NB: Tinglysningsafgift beregnes af købesummen ekskl. moms"/>
                  </w:textInput>
                </w:ffData>
              </w:fldChar>
            </w:r>
            <w:r>
              <w:rPr>
                <w:rFonts w:ascii="Trebuchet MS" w:hAnsi="Trebuchet MS"/>
                <w:snapToGrid w:val="0"/>
                <w:sz w:val="19"/>
                <w:szCs w:val="19"/>
              </w:rPr>
              <w:instrText xml:space="preserve"> FORMTEXT </w:instrText>
            </w:r>
            <w:r>
              <w:rPr>
                <w:rFonts w:ascii="Trebuchet MS" w:hAnsi="Trebuchet MS"/>
                <w:snapToGrid w:val="0"/>
                <w:sz w:val="19"/>
                <w:szCs w:val="19"/>
              </w:rPr>
            </w:r>
            <w:r>
              <w:rPr>
                <w:rFonts w:ascii="Trebuchet MS" w:hAnsi="Trebuchet MS"/>
                <w:snapToGrid w:val="0"/>
                <w:sz w:val="19"/>
                <w:szCs w:val="19"/>
              </w:rPr>
              <w:fldChar w:fldCharType="separate"/>
            </w:r>
            <w:r>
              <w:rPr>
                <w:rFonts w:ascii="Trebuchet MS" w:hAnsi="Trebuchet MS"/>
                <w:noProof/>
                <w:snapToGrid w:val="0"/>
                <w:sz w:val="19"/>
                <w:szCs w:val="19"/>
              </w:rPr>
              <w:t>NB: Tinglysningsafgift beregnes af købesummen ekskl. moms</w:t>
            </w:r>
            <w:r>
              <w:fldChar w:fldCharType="end"/>
            </w:r>
          </w:p>
        </w:tc>
      </w:tr>
      <w:tr w:rsidR="00B72BA2" w14:paraId="2B900E7D" w14:textId="77777777" w:rsidTr="00505EE7">
        <w:tc>
          <w:tcPr>
            <w:tcW w:w="4531" w:type="dxa"/>
            <w:tcBorders>
              <w:top w:val="single" w:sz="4" w:space="0" w:color="auto"/>
              <w:left w:val="single" w:sz="4" w:space="0" w:color="auto"/>
              <w:bottom w:val="single" w:sz="4" w:space="0" w:color="auto"/>
              <w:right w:val="single" w:sz="4" w:space="0" w:color="auto"/>
            </w:tcBorders>
            <w:hideMark/>
          </w:tcPr>
          <w:p w14:paraId="6FFB16F0" w14:textId="77777777" w:rsidR="00B72BA2" w:rsidRDefault="00B72BA2" w:rsidP="00505EE7">
            <w:pPr>
              <w:pStyle w:val="NJORDNiveau-3"/>
              <w:numPr>
                <w:ilvl w:val="0"/>
                <w:numId w:val="0"/>
              </w:numPr>
              <w:tabs>
                <w:tab w:val="left" w:pos="1304"/>
              </w:tabs>
              <w:spacing w:line="280" w:lineRule="atLeast"/>
              <w:rPr>
                <w:rFonts w:ascii="Trebuchet MS" w:hAnsi="Trebuchet MS"/>
                <w:sz w:val="19"/>
                <w:szCs w:val="19"/>
              </w:rPr>
            </w:pPr>
            <w:r>
              <w:rPr>
                <w:rFonts w:ascii="Trebuchet MS" w:hAnsi="Trebuchet MS"/>
                <w:sz w:val="19"/>
                <w:szCs w:val="19"/>
              </w:rPr>
              <w:t xml:space="preserve">Ejendomsskat, jf. nærværende købsaftales punkt 5.2. </w:t>
            </w:r>
          </w:p>
        </w:tc>
        <w:tc>
          <w:tcPr>
            <w:tcW w:w="709" w:type="dxa"/>
            <w:tcBorders>
              <w:top w:val="single" w:sz="4" w:space="0" w:color="auto"/>
              <w:left w:val="single" w:sz="4" w:space="0" w:color="auto"/>
              <w:bottom w:val="single" w:sz="4" w:space="0" w:color="auto"/>
              <w:right w:val="single" w:sz="4" w:space="0" w:color="auto"/>
            </w:tcBorders>
            <w:hideMark/>
          </w:tcPr>
          <w:p w14:paraId="0EABECED" w14:textId="77777777" w:rsidR="00B72BA2" w:rsidRDefault="00B72BA2" w:rsidP="00505EE7">
            <w:pPr>
              <w:pStyle w:val="NJORDNiveau-2"/>
              <w:numPr>
                <w:ilvl w:val="0"/>
                <w:numId w:val="0"/>
              </w:numPr>
              <w:tabs>
                <w:tab w:val="left" w:pos="1304"/>
              </w:tabs>
              <w:spacing w:line="280" w:lineRule="exact"/>
              <w:rPr>
                <w:rFonts w:ascii="Trebuchet MS" w:hAnsi="Trebuchet MS"/>
                <w:sz w:val="19"/>
                <w:szCs w:val="19"/>
              </w:rPr>
            </w:pPr>
            <w:r>
              <w:rPr>
                <w:rFonts w:ascii="Trebuchet MS" w:hAnsi="Trebuchet MS"/>
                <w:sz w:val="19"/>
                <w:szCs w:val="19"/>
              </w:rPr>
              <w:t>Kr.</w:t>
            </w:r>
          </w:p>
        </w:tc>
        <w:tc>
          <w:tcPr>
            <w:tcW w:w="2548" w:type="dxa"/>
            <w:tcBorders>
              <w:top w:val="single" w:sz="4" w:space="0" w:color="auto"/>
              <w:left w:val="single" w:sz="4" w:space="0" w:color="auto"/>
              <w:bottom w:val="single" w:sz="4" w:space="0" w:color="auto"/>
              <w:right w:val="single" w:sz="4" w:space="0" w:color="auto"/>
            </w:tcBorders>
            <w:hideMark/>
          </w:tcPr>
          <w:p w14:paraId="74ACFDC3" w14:textId="1716C9CF" w:rsidR="00B72BA2" w:rsidRPr="00C52465" w:rsidRDefault="00B72BA2" w:rsidP="00505EE7">
            <w:pPr>
              <w:pStyle w:val="NJORDNiveau-2"/>
              <w:numPr>
                <w:ilvl w:val="0"/>
                <w:numId w:val="0"/>
              </w:numPr>
              <w:tabs>
                <w:tab w:val="left" w:pos="1304"/>
              </w:tabs>
              <w:spacing w:line="280" w:lineRule="exact"/>
              <w:jc w:val="right"/>
              <w:rPr>
                <w:rFonts w:ascii="Trebuchet MS" w:hAnsi="Trebuchet MS"/>
                <w:sz w:val="19"/>
                <w:szCs w:val="19"/>
              </w:rPr>
            </w:pPr>
            <w:r>
              <w:rPr>
                <w:rFonts w:ascii="Trebuchet MS" w:hAnsi="Trebuchet MS"/>
                <w:sz w:val="19"/>
                <w:szCs w:val="19"/>
              </w:rPr>
              <w:t>[indsæt]</w:t>
            </w:r>
          </w:p>
        </w:tc>
      </w:tr>
      <w:tr w:rsidR="00B72BA2" w14:paraId="422F93C7" w14:textId="77777777" w:rsidTr="00505EE7">
        <w:tc>
          <w:tcPr>
            <w:tcW w:w="4531" w:type="dxa"/>
            <w:tcBorders>
              <w:top w:val="single" w:sz="4" w:space="0" w:color="auto"/>
              <w:left w:val="single" w:sz="4" w:space="0" w:color="auto"/>
              <w:bottom w:val="single" w:sz="4" w:space="0" w:color="auto"/>
              <w:right w:val="single" w:sz="4" w:space="0" w:color="auto"/>
            </w:tcBorders>
            <w:hideMark/>
          </w:tcPr>
          <w:p w14:paraId="50889392" w14:textId="77777777" w:rsidR="00B72BA2" w:rsidRDefault="00B72BA2" w:rsidP="00505EE7">
            <w:pPr>
              <w:pStyle w:val="NJORDNiveau-3"/>
              <w:numPr>
                <w:ilvl w:val="0"/>
                <w:numId w:val="0"/>
              </w:numPr>
              <w:tabs>
                <w:tab w:val="left" w:pos="1304"/>
              </w:tabs>
              <w:spacing w:line="280" w:lineRule="atLeast"/>
              <w:rPr>
                <w:rFonts w:ascii="Trebuchet MS" w:hAnsi="Trebuchet MS"/>
                <w:sz w:val="19"/>
                <w:szCs w:val="19"/>
              </w:rPr>
            </w:pPr>
            <w:r>
              <w:rPr>
                <w:rFonts w:ascii="Trebuchet MS" w:hAnsi="Trebuchet MS"/>
                <w:sz w:val="19"/>
                <w:szCs w:val="19"/>
              </w:rPr>
              <w:t>I alt</w:t>
            </w:r>
          </w:p>
        </w:tc>
        <w:tc>
          <w:tcPr>
            <w:tcW w:w="709" w:type="dxa"/>
            <w:tcBorders>
              <w:top w:val="single" w:sz="4" w:space="0" w:color="auto"/>
              <w:left w:val="single" w:sz="4" w:space="0" w:color="auto"/>
              <w:bottom w:val="single" w:sz="4" w:space="0" w:color="auto"/>
              <w:right w:val="single" w:sz="4" w:space="0" w:color="auto"/>
            </w:tcBorders>
            <w:hideMark/>
          </w:tcPr>
          <w:p w14:paraId="229230CA" w14:textId="77777777" w:rsidR="00B72BA2" w:rsidRDefault="00B72BA2" w:rsidP="00505EE7">
            <w:pPr>
              <w:pStyle w:val="NJORDNiveau-2"/>
              <w:numPr>
                <w:ilvl w:val="0"/>
                <w:numId w:val="0"/>
              </w:numPr>
              <w:tabs>
                <w:tab w:val="left" w:pos="1304"/>
              </w:tabs>
              <w:spacing w:line="280" w:lineRule="exact"/>
              <w:rPr>
                <w:rFonts w:ascii="Trebuchet MS" w:hAnsi="Trebuchet MS"/>
                <w:sz w:val="19"/>
                <w:szCs w:val="19"/>
              </w:rPr>
            </w:pPr>
            <w:r>
              <w:rPr>
                <w:rFonts w:ascii="Trebuchet MS" w:hAnsi="Trebuchet MS"/>
                <w:sz w:val="19"/>
                <w:szCs w:val="19"/>
              </w:rPr>
              <w:t>Kr.</w:t>
            </w:r>
          </w:p>
        </w:tc>
        <w:tc>
          <w:tcPr>
            <w:tcW w:w="2548" w:type="dxa"/>
            <w:tcBorders>
              <w:top w:val="single" w:sz="4" w:space="0" w:color="auto"/>
              <w:left w:val="single" w:sz="4" w:space="0" w:color="auto"/>
              <w:bottom w:val="single" w:sz="4" w:space="0" w:color="auto"/>
              <w:right w:val="single" w:sz="4" w:space="0" w:color="auto"/>
            </w:tcBorders>
            <w:hideMark/>
          </w:tcPr>
          <w:p w14:paraId="5D668CAC" w14:textId="77777777" w:rsidR="00B72BA2" w:rsidRPr="002F5521" w:rsidRDefault="00B72BA2" w:rsidP="00505EE7">
            <w:pPr>
              <w:pStyle w:val="NJORDNiveau-2"/>
              <w:numPr>
                <w:ilvl w:val="0"/>
                <w:numId w:val="0"/>
              </w:numPr>
              <w:tabs>
                <w:tab w:val="left" w:pos="1304"/>
              </w:tabs>
              <w:spacing w:line="280" w:lineRule="exact"/>
              <w:jc w:val="right"/>
              <w:rPr>
                <w:rFonts w:ascii="Trebuchet MS" w:hAnsi="Trebuchet MS"/>
                <w:sz w:val="19"/>
                <w:szCs w:val="19"/>
              </w:rPr>
            </w:pPr>
            <w:r w:rsidRPr="00EF5408">
              <w:rPr>
                <w:rFonts w:ascii="Trebuchet MS" w:hAnsi="Trebuchet MS"/>
                <w:b/>
                <w:bCs w:val="0"/>
                <w:noProof/>
                <w:snapToGrid w:val="0"/>
                <w:sz w:val="19"/>
                <w:szCs w:val="19"/>
              </w:rPr>
              <w:fldChar w:fldCharType="begin">
                <w:ffData>
                  <w:name w:val=""/>
                  <w:enabled/>
                  <w:calcOnExit w:val="0"/>
                  <w:textInput>
                    <w:default w:val="[indsæt]"/>
                  </w:textInput>
                </w:ffData>
              </w:fldChar>
            </w:r>
            <w:r w:rsidRPr="00EF5408">
              <w:rPr>
                <w:rFonts w:ascii="Trebuchet MS" w:hAnsi="Trebuchet MS"/>
                <w:noProof/>
                <w:snapToGrid w:val="0"/>
                <w:sz w:val="19"/>
                <w:szCs w:val="19"/>
              </w:rPr>
              <w:instrText xml:space="preserve"> FORMTEXT </w:instrText>
            </w:r>
            <w:r w:rsidRPr="00EF5408">
              <w:rPr>
                <w:rFonts w:ascii="Trebuchet MS" w:hAnsi="Trebuchet MS"/>
                <w:b/>
                <w:bCs w:val="0"/>
                <w:noProof/>
                <w:snapToGrid w:val="0"/>
                <w:sz w:val="19"/>
                <w:szCs w:val="19"/>
              </w:rPr>
            </w:r>
            <w:r w:rsidRPr="00EF5408">
              <w:rPr>
                <w:rFonts w:ascii="Trebuchet MS" w:hAnsi="Trebuchet MS"/>
                <w:b/>
                <w:bCs w:val="0"/>
                <w:noProof/>
                <w:snapToGrid w:val="0"/>
                <w:sz w:val="19"/>
                <w:szCs w:val="19"/>
              </w:rPr>
              <w:fldChar w:fldCharType="separate"/>
            </w:r>
            <w:r w:rsidRPr="00EF5408">
              <w:rPr>
                <w:rFonts w:ascii="Trebuchet MS" w:hAnsi="Trebuchet MS"/>
                <w:noProof/>
                <w:snapToGrid w:val="0"/>
                <w:sz w:val="19"/>
                <w:szCs w:val="19"/>
              </w:rPr>
              <w:t>[indsæt]</w:t>
            </w:r>
            <w:r w:rsidRPr="00EF5408">
              <w:rPr>
                <w:rFonts w:ascii="Trebuchet MS" w:hAnsi="Trebuchet MS"/>
                <w:b/>
                <w:bCs w:val="0"/>
                <w:noProof/>
                <w:snapToGrid w:val="0"/>
                <w:sz w:val="19"/>
                <w:szCs w:val="19"/>
              </w:rPr>
              <w:fldChar w:fldCharType="end"/>
            </w:r>
          </w:p>
        </w:tc>
      </w:tr>
    </w:tbl>
    <w:p w14:paraId="60F7CF26" w14:textId="77777777" w:rsidR="00B72BA2" w:rsidRDefault="00B72BA2" w:rsidP="00B72BA2">
      <w:pPr>
        <w:pStyle w:val="Overskrift2"/>
        <w:rPr>
          <w:b w:val="0"/>
          <w:bCs/>
        </w:rPr>
      </w:pPr>
      <w:r w:rsidRPr="00095B0A">
        <w:rPr>
          <w:b w:val="0"/>
          <w:bCs/>
        </w:rPr>
        <w:t>Garantien, jf. punkt</w:t>
      </w:r>
      <w:r>
        <w:rPr>
          <w:b w:val="0"/>
          <w:bCs/>
        </w:rPr>
        <w:t xml:space="preserve"> 9.1</w:t>
      </w:r>
      <w:r w:rsidRPr="00095B0A">
        <w:rPr>
          <w:b w:val="0"/>
          <w:bCs/>
        </w:rPr>
        <w:t xml:space="preserve">, fremsendes til Sælgers advokat på mailadressen </w:t>
      </w:r>
      <w:hyperlink r:id="rId12" w:history="1">
        <w:r w:rsidRPr="00095B0A">
          <w:rPr>
            <w:rStyle w:val="Hyperlink"/>
            <w:b w:val="0"/>
            <w:bCs/>
          </w:rPr>
          <w:t>jak@dahllaw.dk</w:t>
        </w:r>
      </w:hyperlink>
      <w:r w:rsidRPr="00095B0A">
        <w:rPr>
          <w:b w:val="0"/>
          <w:bCs/>
        </w:rPr>
        <w:t>, med kopi til medvirkende ejendomsmægler</w:t>
      </w:r>
      <w:r>
        <w:rPr>
          <w:b w:val="0"/>
          <w:bCs/>
        </w:rPr>
        <w:t xml:space="preserve">.  </w:t>
      </w:r>
    </w:p>
    <w:p w14:paraId="6444A8AC" w14:textId="5A8DA9DD" w:rsidR="009A355D" w:rsidRDefault="009A355D" w:rsidP="009A355D">
      <w:pPr>
        <w:pStyle w:val="Overskrift2"/>
        <w:rPr>
          <w:b w:val="0"/>
          <w:bCs/>
        </w:rPr>
      </w:pPr>
      <w:bookmarkStart w:id="44" w:name="_Ref532915178"/>
      <w:bookmarkStart w:id="45" w:name="_Hlk43456641"/>
      <w:r w:rsidRPr="001237A8">
        <w:rPr>
          <w:b w:val="0"/>
          <w:bCs/>
        </w:rPr>
        <w:t xml:space="preserve">Garantien skal stilles i overensstemmelse med Standardgaranti ved køb af nybygget fast ejendom udarbejdet af Advokatsamfundet, ABF, DE, Dansk Byggeri, Finansrådet, Realkreditforeningen og Realkreditrådet, jf. </w:t>
      </w:r>
      <w:r w:rsidRPr="001237A8">
        <w:t xml:space="preserve">bilag </w:t>
      </w:r>
      <w:r w:rsidRPr="001237A8">
        <w:fldChar w:fldCharType="begin"/>
      </w:r>
      <w:r w:rsidRPr="001237A8">
        <w:instrText xml:space="preserve"> REF _Ref532915178 \r \h  \* MERGEFORMAT </w:instrText>
      </w:r>
      <w:r w:rsidRPr="001237A8">
        <w:fldChar w:fldCharType="separate"/>
      </w:r>
      <w:r w:rsidR="00154B1D">
        <w:t>9.4</w:t>
      </w:r>
      <w:r w:rsidRPr="001237A8">
        <w:fldChar w:fldCharType="end"/>
      </w:r>
      <w:r w:rsidRPr="001237A8">
        <w:rPr>
          <w:b w:val="0"/>
          <w:bCs/>
        </w:rPr>
        <w:t xml:space="preserve">, dog med de fravigelser, at garantien skal være gældende indtil 1 år efter den i punkt </w:t>
      </w:r>
      <w:r w:rsidRPr="001237A8">
        <w:rPr>
          <w:b w:val="0"/>
          <w:bCs/>
        </w:rPr>
        <w:fldChar w:fldCharType="begin"/>
      </w:r>
      <w:r w:rsidRPr="001237A8">
        <w:rPr>
          <w:b w:val="0"/>
          <w:bCs/>
        </w:rPr>
        <w:instrText xml:space="preserve"> REF _Ref39044442 \r \h </w:instrText>
      </w:r>
      <w:r>
        <w:rPr>
          <w:b w:val="0"/>
          <w:bCs/>
        </w:rPr>
        <w:instrText xml:space="preserve"> \* MERGEFORMAT </w:instrText>
      </w:r>
      <w:r w:rsidRPr="001237A8">
        <w:rPr>
          <w:b w:val="0"/>
          <w:bCs/>
        </w:rPr>
      </w:r>
      <w:r w:rsidRPr="001237A8">
        <w:rPr>
          <w:b w:val="0"/>
          <w:bCs/>
        </w:rPr>
        <w:fldChar w:fldCharType="separate"/>
      </w:r>
      <w:r w:rsidR="00154B1D">
        <w:rPr>
          <w:b w:val="0"/>
          <w:bCs/>
        </w:rPr>
        <w:t>4.1</w:t>
      </w:r>
      <w:r w:rsidRPr="001237A8">
        <w:rPr>
          <w:b w:val="0"/>
          <w:bCs/>
        </w:rPr>
        <w:fldChar w:fldCharType="end"/>
      </w:r>
      <w:r w:rsidRPr="001237A8">
        <w:rPr>
          <w:b w:val="0"/>
          <w:bCs/>
        </w:rPr>
        <w:t xml:space="preserve"> aftalte foreløbige overtagelsesdag, og at den fastsatte frist for deponering af restkøbesummen er </w:t>
      </w:r>
      <w:r w:rsidRPr="00BF4472">
        <w:rPr>
          <w:b w:val="0"/>
          <w:bCs/>
          <w:u w:val="single"/>
        </w:rPr>
        <w:t>senest tre hverdage</w:t>
      </w:r>
      <w:r w:rsidRPr="001237A8">
        <w:rPr>
          <w:b w:val="0"/>
          <w:bCs/>
        </w:rPr>
        <w:t xml:space="preserve"> før overtagelsesdagen.</w:t>
      </w:r>
      <w:bookmarkEnd w:id="44"/>
      <w:bookmarkEnd w:id="45"/>
    </w:p>
    <w:p w14:paraId="62822AEE" w14:textId="59A3AAB2" w:rsidR="00E52443" w:rsidRDefault="00E52443" w:rsidP="00E52443">
      <w:pPr>
        <w:pStyle w:val="Overskrift2"/>
        <w:rPr>
          <w:b w:val="0"/>
          <w:bCs/>
        </w:rPr>
      </w:pPr>
      <w:proofErr w:type="gramStart"/>
      <w:r w:rsidRPr="000F364C">
        <w:rPr>
          <w:b w:val="0"/>
          <w:bCs/>
        </w:rPr>
        <w:t>Såfremt</w:t>
      </w:r>
      <w:proofErr w:type="gramEnd"/>
      <w:r w:rsidRPr="000F364C">
        <w:rPr>
          <w:b w:val="0"/>
          <w:bCs/>
        </w:rPr>
        <w:t xml:space="preserve"> den af Sælger i henhold til punkt </w:t>
      </w:r>
      <w:r w:rsidRPr="000F364C">
        <w:rPr>
          <w:b w:val="0"/>
          <w:bCs/>
        </w:rPr>
        <w:fldChar w:fldCharType="begin"/>
      </w:r>
      <w:r w:rsidRPr="000F364C">
        <w:rPr>
          <w:b w:val="0"/>
          <w:bCs/>
        </w:rPr>
        <w:instrText xml:space="preserve"> REF _Ref39044309 \r \h </w:instrText>
      </w:r>
      <w:r>
        <w:rPr>
          <w:b w:val="0"/>
          <w:bCs/>
        </w:rPr>
        <w:instrText xml:space="preserve"> \* MERGEFORMAT </w:instrText>
      </w:r>
      <w:r w:rsidRPr="000F364C">
        <w:rPr>
          <w:b w:val="0"/>
          <w:bCs/>
        </w:rPr>
      </w:r>
      <w:r w:rsidRPr="000F364C">
        <w:rPr>
          <w:b w:val="0"/>
          <w:bCs/>
        </w:rPr>
        <w:fldChar w:fldCharType="separate"/>
      </w:r>
      <w:r w:rsidR="00154B1D">
        <w:rPr>
          <w:b w:val="0"/>
          <w:bCs/>
        </w:rPr>
        <w:t>19</w:t>
      </w:r>
      <w:r w:rsidRPr="000F364C">
        <w:rPr>
          <w:b w:val="0"/>
          <w:bCs/>
        </w:rPr>
        <w:fldChar w:fldCharType="end"/>
      </w:r>
      <w:r w:rsidRPr="000F364C">
        <w:rPr>
          <w:b w:val="0"/>
          <w:bCs/>
        </w:rPr>
        <w:t xml:space="preserve"> stillede betingelse om gennemførelse af ejendommens endelige opdeling i ejerlejligheder ikke opfyldes, er Sælger pligtig at godtgøre Købers sædvanlige og dokumenterede udgifter i forbindelse med etablering af ovennævnte sikkerhedsstillelse.</w:t>
      </w:r>
    </w:p>
    <w:p w14:paraId="78446248" w14:textId="77777777" w:rsidR="00E52443" w:rsidRDefault="00E52443" w:rsidP="00E52443">
      <w:pPr>
        <w:pStyle w:val="Overskrift2"/>
        <w:rPr>
          <w:b w:val="0"/>
        </w:rPr>
      </w:pPr>
      <w:r w:rsidRPr="00CC0365">
        <w:rPr>
          <w:b w:val="0"/>
        </w:rPr>
        <w:t>I tilfælde af forsinkelse med erlæggelse af købesummen, forrentes denne af Køber med 7 % p.a. fra forfaldsdagen, og indtil deponering sker.</w:t>
      </w:r>
    </w:p>
    <w:p w14:paraId="1646EC71" w14:textId="77777777" w:rsidR="00A33CF7" w:rsidRDefault="00A33CF7" w:rsidP="00A33CF7">
      <w:pPr>
        <w:pStyle w:val="Overskrift2"/>
        <w:rPr>
          <w:b w:val="0"/>
          <w:bCs/>
        </w:rPr>
      </w:pPr>
      <w:r w:rsidRPr="00820749">
        <w:rPr>
          <w:b w:val="0"/>
          <w:bCs/>
        </w:rPr>
        <w:t>Renterne tilskrevet på deponeringskontoen efter forfaldsdagen tilfalder Sælger. Eventuelle negative renter tilskrevet deponeringskontoen ved betaling før forfaldsdagen betales af Køber. Berigtigende advokat er bemyndiget til af det deponerede beløb at udrede beløb, som skal afholdes af Sælger for at sikre Køber endelig tinglyst adkomst.</w:t>
      </w:r>
    </w:p>
    <w:p w14:paraId="39E9601A" w14:textId="77777777" w:rsidR="00A33CF7" w:rsidRDefault="00A33CF7" w:rsidP="00A33CF7">
      <w:pPr>
        <w:pStyle w:val="Overskrift2"/>
        <w:rPr>
          <w:b w:val="0"/>
          <w:bCs/>
        </w:rPr>
      </w:pPr>
      <w:r w:rsidRPr="00820749">
        <w:rPr>
          <w:b w:val="0"/>
          <w:bCs/>
        </w:rPr>
        <w:t>Købesummen frigives til Sælger, når der foreligger endelig tinglyst adkomst til Køber uden præjudicerende retsanmærkninger, dog tidligst på overtagelsesdagen.</w:t>
      </w:r>
    </w:p>
    <w:p w14:paraId="49189000" w14:textId="5A3D125A" w:rsidR="00A33CF7" w:rsidRDefault="00A33CF7" w:rsidP="00A33CF7">
      <w:pPr>
        <w:pStyle w:val="Overskrift2"/>
        <w:rPr>
          <w:b w:val="0"/>
          <w:bCs/>
        </w:rPr>
      </w:pPr>
      <w:r w:rsidRPr="00872E65">
        <w:rPr>
          <w:b w:val="0"/>
          <w:bCs/>
        </w:rPr>
        <w:t xml:space="preserve">Sælger er berettiget til at kræve købesummen frigivet, før der foreligger endeligt tinglyst anmærkningsfrit skøde til Køber mod, at Sælger stiller behørig garanti over for Køber for tilbagebetaling af købesummen </w:t>
      </w:r>
      <w:r w:rsidR="00E836E6">
        <w:rPr>
          <w:b w:val="0"/>
          <w:bCs/>
        </w:rPr>
        <w:t>for det tilfælde, at</w:t>
      </w:r>
      <w:r w:rsidRPr="00872E65">
        <w:rPr>
          <w:b w:val="0"/>
          <w:bCs/>
        </w:rPr>
        <w:t xml:space="preserve"> Køber ikke opnår endeligt tinglyst adkomst uden præjudicerende retsanmærkninger. </w:t>
      </w:r>
    </w:p>
    <w:p w14:paraId="46935F55" w14:textId="77777777" w:rsidR="00BB4957" w:rsidRPr="00BB4957" w:rsidRDefault="00BB4957" w:rsidP="00BB4957">
      <w:pPr>
        <w:pStyle w:val="Niveau3"/>
        <w:numPr>
          <w:ilvl w:val="0"/>
          <w:numId w:val="0"/>
        </w:numPr>
        <w:ind w:left="851"/>
      </w:pPr>
    </w:p>
    <w:p w14:paraId="14ACDE34" w14:textId="77777777" w:rsidR="004B47B2" w:rsidRDefault="004B47B2" w:rsidP="004B47B2">
      <w:pPr>
        <w:pStyle w:val="Overskrift1"/>
      </w:pPr>
      <w:r w:rsidRPr="001D6566">
        <w:t>RETTIGHEDER, BYRDER, SERVITUTTER OG FORPLIGTELSER</w:t>
      </w:r>
      <w:bookmarkStart w:id="46" w:name="_Ref39064164"/>
    </w:p>
    <w:p w14:paraId="46D5214B" w14:textId="77777777" w:rsidR="004B47B2" w:rsidRPr="003A015A" w:rsidRDefault="004B47B2" w:rsidP="004B47B2">
      <w:pPr>
        <w:pStyle w:val="Overskrift2"/>
        <w:rPr>
          <w:b w:val="0"/>
          <w:bCs/>
        </w:rPr>
      </w:pPr>
      <w:r w:rsidRPr="003A015A">
        <w:rPr>
          <w:b w:val="0"/>
          <w:bCs/>
        </w:rPr>
        <w:t xml:space="preserve">Med hensyn til servitutter og byrder på Hovedejendommen, henvises til Hovedejendommens blad i tingbogen og udskrifter af de servitutter, der er tinglyst på denne, jf. </w:t>
      </w:r>
      <w:r w:rsidRPr="00FE7DDC">
        <w:t>bilag</w:t>
      </w:r>
      <w:r>
        <w:t xml:space="preserve"> 10.1a og 10.1b</w:t>
      </w:r>
      <w:r w:rsidRPr="003A015A">
        <w:rPr>
          <w:b w:val="0"/>
          <w:bCs/>
        </w:rPr>
        <w:t>.</w:t>
      </w:r>
      <w:bookmarkStart w:id="47" w:name="_Ref43380623"/>
      <w:bookmarkEnd w:id="46"/>
      <w:r w:rsidRPr="003A015A">
        <w:rPr>
          <w:b w:val="0"/>
          <w:bCs/>
        </w:rPr>
        <w:t xml:space="preserve"> </w:t>
      </w:r>
      <w:bookmarkEnd w:id="47"/>
    </w:p>
    <w:p w14:paraId="6C2AB297" w14:textId="720E95D5" w:rsidR="004B47B2" w:rsidRPr="00EA1E50" w:rsidRDefault="004B47B2" w:rsidP="004B47B2">
      <w:pPr>
        <w:pStyle w:val="Overskrift2"/>
        <w:rPr>
          <w:b w:val="0"/>
        </w:rPr>
      </w:pPr>
      <w:r w:rsidRPr="00EA1E50">
        <w:rPr>
          <w:b w:val="0"/>
        </w:rPr>
        <w:t>Der vil blive tinglyst nye deklarationer i forbindelse med Hovedejendommens fremtidige anvendelse og bebyggelse, der bl.a. sikrer ind- og udkørsel til og over Hovedejendommen, transformerstation, affaldsanlæg og skure,</w:t>
      </w:r>
      <w:r w:rsidR="00721296" w:rsidRPr="00EA1E50">
        <w:rPr>
          <w:b w:val="0"/>
        </w:rPr>
        <w:t xml:space="preserve"> </w:t>
      </w:r>
      <w:r w:rsidRPr="00EA1E50">
        <w:rPr>
          <w:b w:val="0"/>
        </w:rPr>
        <w:t>eksklusiv brugsret til altaner</w:t>
      </w:r>
      <w:r w:rsidR="00BA15D6">
        <w:rPr>
          <w:b w:val="0"/>
        </w:rPr>
        <w:t>,</w:t>
      </w:r>
      <w:r w:rsidRPr="00EA1E50">
        <w:rPr>
          <w:b w:val="0"/>
        </w:rPr>
        <w:t xml:space="preserve"> terrasser</w:t>
      </w:r>
      <w:r w:rsidR="00BA15D6">
        <w:rPr>
          <w:b w:val="0"/>
        </w:rPr>
        <w:t xml:space="preserve"> og parkeringspladser</w:t>
      </w:r>
      <w:r w:rsidRPr="00EA1E50">
        <w:rPr>
          <w:b w:val="0"/>
        </w:rPr>
        <w:t xml:space="preserve"> samt depotrum. Tilkørsel til </w:t>
      </w:r>
      <w:r w:rsidR="00EA1E50" w:rsidRPr="00EA1E50">
        <w:rPr>
          <w:b w:val="0"/>
        </w:rPr>
        <w:t>parkeringspladser</w:t>
      </w:r>
      <w:r w:rsidRPr="00EA1E50">
        <w:rPr>
          <w:b w:val="0"/>
        </w:rPr>
        <w:t xml:space="preserve"> vil tillige blive tinglyst på </w:t>
      </w:r>
      <w:r w:rsidR="00721296" w:rsidRPr="00EA1E50">
        <w:rPr>
          <w:b w:val="0"/>
          <w:bCs/>
        </w:rPr>
        <w:t>matr.nr. 195c Ebeltoft Bygrunde</w:t>
      </w:r>
      <w:r w:rsidRPr="00EA1E50">
        <w:rPr>
          <w:b w:val="0"/>
        </w:rPr>
        <w:t>.</w:t>
      </w:r>
    </w:p>
    <w:p w14:paraId="1427980D" w14:textId="77777777" w:rsidR="00494264" w:rsidRDefault="00494264" w:rsidP="00494264">
      <w:pPr>
        <w:pStyle w:val="Overskrift2"/>
        <w:rPr>
          <w:b w:val="0"/>
          <w:bCs/>
        </w:rPr>
      </w:pPr>
      <w:r w:rsidRPr="00933380">
        <w:rPr>
          <w:b w:val="0"/>
          <w:bCs/>
        </w:rPr>
        <w:t xml:space="preserve">Køber er </w:t>
      </w:r>
      <w:proofErr w:type="gramStart"/>
      <w:r w:rsidRPr="00933380">
        <w:rPr>
          <w:b w:val="0"/>
          <w:bCs/>
        </w:rPr>
        <w:t>endvidere</w:t>
      </w:r>
      <w:proofErr w:type="gramEnd"/>
      <w:r w:rsidRPr="00933380">
        <w:rPr>
          <w:b w:val="0"/>
          <w:bCs/>
        </w:rPr>
        <w:t xml:space="preserve"> forpligtet til at tåle og respektere de yderligere servitutter, der af offentlige myndigheder, forsyningsselskaberne eller Sælger måtte blive pålagt ejerlejligheden, som et led i opdelingen i ejerlejligheder, opførelsen af ejerlejligheden og udviklingen af det område, der omfattes af Lokalplanen</w:t>
      </w:r>
      <w:r>
        <w:rPr>
          <w:b w:val="0"/>
          <w:bCs/>
        </w:rPr>
        <w:t>.</w:t>
      </w:r>
    </w:p>
    <w:p w14:paraId="6490341F" w14:textId="77777777" w:rsidR="006E17A9" w:rsidRPr="004326C4" w:rsidRDefault="006E17A9" w:rsidP="006E17A9">
      <w:pPr>
        <w:pStyle w:val="Overskrift2"/>
        <w:rPr>
          <w:b w:val="0"/>
          <w:bCs/>
        </w:rPr>
      </w:pPr>
      <w:r w:rsidRPr="004326C4">
        <w:rPr>
          <w:b w:val="0"/>
          <w:bCs/>
        </w:rPr>
        <w:t xml:space="preserve">Herunder, men ikke begrænset hertil, er Køber blandt andet forpligtet til at respektere, at der forud for, i forbindelse med tinglysningen af nærværende købsaftale eller senere, tinglyses følgende servitutter på ejendommen med prioritet forud for al pantegæld: </w:t>
      </w:r>
    </w:p>
    <w:p w14:paraId="0B2C7AA2" w14:textId="77777777" w:rsidR="006E17A9" w:rsidRPr="004326C4" w:rsidRDefault="006E17A9" w:rsidP="006E17A9">
      <w:pPr>
        <w:pStyle w:val="Indholdsfortegnelse7"/>
        <w:numPr>
          <w:ilvl w:val="0"/>
          <w:numId w:val="32"/>
        </w:numPr>
        <w:tabs>
          <w:tab w:val="left" w:pos="851"/>
        </w:tabs>
        <w:spacing w:line="280" w:lineRule="atLeast"/>
        <w:ind w:left="1276"/>
        <w:rPr>
          <w:szCs w:val="19"/>
          <w:lang w:eastAsia="zh-CN"/>
        </w:rPr>
      </w:pPr>
      <w:r w:rsidRPr="004326C4">
        <w:rPr>
          <w:szCs w:val="19"/>
          <w:lang w:eastAsia="zh-CN"/>
        </w:rPr>
        <w:t>Deklaration om adgang til Hovedejendommen for rednings- og renovationsbiler, brandvej og vendeplads til brand- og udrykningskøretøjer samt renovationskøretøjer.</w:t>
      </w:r>
    </w:p>
    <w:p w14:paraId="44694582" w14:textId="77777777" w:rsidR="006E17A9" w:rsidRPr="004326C4" w:rsidRDefault="006E17A9" w:rsidP="006E17A9">
      <w:pPr>
        <w:pStyle w:val="Indholdsfortegnelse7"/>
        <w:numPr>
          <w:ilvl w:val="0"/>
          <w:numId w:val="32"/>
        </w:numPr>
        <w:tabs>
          <w:tab w:val="left" w:pos="851"/>
        </w:tabs>
        <w:spacing w:line="280" w:lineRule="atLeast"/>
        <w:ind w:left="1276"/>
        <w:rPr>
          <w:szCs w:val="19"/>
          <w:lang w:eastAsia="zh-CN"/>
        </w:rPr>
      </w:pPr>
      <w:r w:rsidRPr="004326C4">
        <w:rPr>
          <w:lang w:eastAsia="zh-CN"/>
        </w:rPr>
        <w:t xml:space="preserve">Eventuel deklaration om brandvægge m.v. </w:t>
      </w:r>
    </w:p>
    <w:p w14:paraId="159C6FF6" w14:textId="77777777" w:rsidR="006E17A9" w:rsidRPr="004326C4" w:rsidRDefault="006E17A9" w:rsidP="006E17A9">
      <w:pPr>
        <w:pStyle w:val="Indholdsfortegnelse7"/>
        <w:numPr>
          <w:ilvl w:val="0"/>
          <w:numId w:val="32"/>
        </w:numPr>
        <w:tabs>
          <w:tab w:val="left" w:pos="851"/>
        </w:tabs>
        <w:spacing w:line="280" w:lineRule="atLeast"/>
        <w:ind w:left="1276"/>
        <w:rPr>
          <w:szCs w:val="19"/>
          <w:lang w:eastAsia="zh-CN"/>
        </w:rPr>
      </w:pPr>
      <w:r w:rsidRPr="004326C4">
        <w:rPr>
          <w:lang w:eastAsia="zh-CN"/>
        </w:rPr>
        <w:t>Deklaration om offentlige kloakledninger.</w:t>
      </w:r>
    </w:p>
    <w:p w14:paraId="2D7FDAC7" w14:textId="77777777" w:rsidR="006E17A9" w:rsidRPr="004326C4" w:rsidRDefault="006E17A9" w:rsidP="006E17A9">
      <w:pPr>
        <w:pStyle w:val="Indholdsfortegnelse7"/>
        <w:numPr>
          <w:ilvl w:val="0"/>
          <w:numId w:val="32"/>
        </w:numPr>
        <w:tabs>
          <w:tab w:val="left" w:pos="851"/>
        </w:tabs>
        <w:spacing w:line="280" w:lineRule="atLeast"/>
        <w:ind w:left="1276"/>
        <w:rPr>
          <w:szCs w:val="19"/>
          <w:lang w:eastAsia="zh-CN"/>
        </w:rPr>
      </w:pPr>
      <w:r w:rsidRPr="004326C4">
        <w:rPr>
          <w:lang w:eastAsia="zh-CN"/>
        </w:rPr>
        <w:t>Deklaration om fælles private kloakledninger.</w:t>
      </w:r>
    </w:p>
    <w:p w14:paraId="1CF8D6CB" w14:textId="77777777" w:rsidR="006E17A9" w:rsidRPr="004326C4" w:rsidRDefault="006E17A9" w:rsidP="006E17A9">
      <w:pPr>
        <w:pStyle w:val="Indholdsfortegnelse7"/>
        <w:numPr>
          <w:ilvl w:val="0"/>
          <w:numId w:val="32"/>
        </w:numPr>
        <w:tabs>
          <w:tab w:val="left" w:pos="851"/>
        </w:tabs>
        <w:spacing w:line="280" w:lineRule="atLeast"/>
        <w:ind w:left="1276"/>
        <w:rPr>
          <w:szCs w:val="19"/>
          <w:lang w:eastAsia="zh-CN"/>
        </w:rPr>
      </w:pPr>
      <w:r w:rsidRPr="004326C4">
        <w:rPr>
          <w:lang w:eastAsia="zh-CN"/>
        </w:rPr>
        <w:t>Deklarationer vedrørende forsynings- og afløbsledninger, herunder til el, vand, fjernvarme og kloak m.v.</w:t>
      </w:r>
    </w:p>
    <w:p w14:paraId="1154DCB3" w14:textId="77777777" w:rsidR="006E17A9" w:rsidRPr="004326C4" w:rsidRDefault="006E17A9" w:rsidP="006E17A9">
      <w:pPr>
        <w:pStyle w:val="Indholdsfortegnelse7"/>
        <w:numPr>
          <w:ilvl w:val="0"/>
          <w:numId w:val="32"/>
        </w:numPr>
        <w:tabs>
          <w:tab w:val="left" w:pos="851"/>
        </w:tabs>
        <w:spacing w:line="280" w:lineRule="atLeast"/>
        <w:ind w:left="1276"/>
        <w:rPr>
          <w:lang w:eastAsia="zh-CN"/>
        </w:rPr>
      </w:pPr>
      <w:r w:rsidRPr="004326C4">
        <w:rPr>
          <w:lang w:eastAsia="zh-CN"/>
        </w:rPr>
        <w:t>Deklarationer om forpligtelser vedrørende fællesarealer vedrørende forsynings- og afløbsledninger, herunder til el, vand, fjernvarme og kloak m.v.</w:t>
      </w:r>
    </w:p>
    <w:p w14:paraId="7FA38648" w14:textId="77777777" w:rsidR="006E17A9" w:rsidRPr="004326C4" w:rsidRDefault="006E17A9" w:rsidP="006E17A9">
      <w:pPr>
        <w:pStyle w:val="Indholdsfortegnelse7"/>
        <w:numPr>
          <w:ilvl w:val="0"/>
          <w:numId w:val="32"/>
        </w:numPr>
        <w:tabs>
          <w:tab w:val="left" w:pos="851"/>
          <w:tab w:val="num" w:pos="1276"/>
        </w:tabs>
        <w:spacing w:line="280" w:lineRule="atLeast"/>
        <w:ind w:left="1276"/>
        <w:rPr>
          <w:lang w:eastAsia="zh-CN"/>
        </w:rPr>
      </w:pPr>
      <w:r w:rsidRPr="004326C4">
        <w:rPr>
          <w:lang w:eastAsia="zh-CN"/>
        </w:rPr>
        <w:t>Deklarationer om byggeret.</w:t>
      </w:r>
    </w:p>
    <w:p w14:paraId="58DEB564" w14:textId="77777777" w:rsidR="006E17A9" w:rsidRPr="004326C4" w:rsidRDefault="006E17A9" w:rsidP="006E17A9">
      <w:pPr>
        <w:pStyle w:val="Indholdsfortegnelse7"/>
        <w:numPr>
          <w:ilvl w:val="0"/>
          <w:numId w:val="32"/>
        </w:numPr>
        <w:tabs>
          <w:tab w:val="left" w:pos="851"/>
          <w:tab w:val="num" w:pos="1276"/>
        </w:tabs>
        <w:spacing w:line="280" w:lineRule="atLeast"/>
        <w:ind w:left="1276"/>
        <w:rPr>
          <w:lang w:eastAsia="zh-CN"/>
        </w:rPr>
      </w:pPr>
      <w:r w:rsidRPr="004326C4">
        <w:rPr>
          <w:lang w:eastAsia="zh-CN"/>
        </w:rPr>
        <w:t>Samt eventuelle andre servitutter med eller uden pant, der er nødvendige eller sædvanlige i forbindelse med udstykning, opdeling og gennemførelse af byggeri samt udvikling af området.</w:t>
      </w:r>
    </w:p>
    <w:p w14:paraId="6E20DBD6" w14:textId="1678A900" w:rsidR="0020609E" w:rsidRPr="00F95381" w:rsidRDefault="00293572" w:rsidP="00F95381">
      <w:pPr>
        <w:pStyle w:val="Overskrift2"/>
        <w:rPr>
          <w:b w:val="0"/>
          <w:bCs/>
        </w:rPr>
      </w:pPr>
      <w:r w:rsidRPr="00FE0B5C">
        <w:rPr>
          <w:b w:val="0"/>
          <w:bCs/>
        </w:rPr>
        <w:t>Køber accepterer, at forsynings- og afløbsledninger placeres på ejendommen i det omfang, dette er nødvendigt og hensigtsmæssigt for byggemodning m.v. af området omfattet af Lokalplanen, ligesom Køber herved forpligter sig til at medvirke til udarbejdelse af en eller flere deklarationer vedrørende sådanne forsynings- og afløbsledninger samt medvirke til tinglysning af denne/disse deklaration(er) på ejendommen og ejerlejligheden.</w:t>
      </w:r>
    </w:p>
    <w:p w14:paraId="7B5006C6" w14:textId="77777777" w:rsidR="00293572" w:rsidRPr="00FE0B5C" w:rsidRDefault="00293572" w:rsidP="00FE0B5C">
      <w:pPr>
        <w:pStyle w:val="Overskrift2"/>
        <w:rPr>
          <w:b w:val="0"/>
          <w:bCs/>
        </w:rPr>
      </w:pPr>
      <w:r w:rsidRPr="00FE0B5C">
        <w:rPr>
          <w:b w:val="0"/>
          <w:bCs/>
        </w:rPr>
        <w:t>Køber meddeler hermed Sælger uigenkaldelig fuldmagt til på Købers vegne at acceptere, underskrive og tinglyse sådanne deklarationer, også efter tinglysning af Købers adkomst på ejerlejligheden.</w:t>
      </w:r>
    </w:p>
    <w:p w14:paraId="3565AFCF" w14:textId="77777777" w:rsidR="004439D7" w:rsidRPr="004439D7" w:rsidRDefault="004439D7" w:rsidP="00DE2696">
      <w:pPr>
        <w:pStyle w:val="Niveau3"/>
        <w:numPr>
          <w:ilvl w:val="0"/>
          <w:numId w:val="0"/>
        </w:numPr>
        <w:ind w:left="851" w:hanging="851"/>
      </w:pPr>
    </w:p>
    <w:p w14:paraId="2D9C755B" w14:textId="7A266325" w:rsidR="006C4468" w:rsidRDefault="006C4468" w:rsidP="006C4468">
      <w:pPr>
        <w:pStyle w:val="Overskrift1"/>
      </w:pPr>
      <w:bookmarkStart w:id="48" w:name="_Ref86654413"/>
      <w:r w:rsidRPr="001D6566">
        <w:t>EJERFORENING</w:t>
      </w:r>
      <w:bookmarkEnd w:id="48"/>
      <w:r>
        <w:t xml:space="preserve">en </w:t>
      </w:r>
      <w:r w:rsidR="00EF7281" w:rsidRPr="005E3BB6">
        <w:t>Ebeltoft Havnefront</w:t>
      </w:r>
    </w:p>
    <w:p w14:paraId="3C49168C" w14:textId="4A0470A0" w:rsidR="00E226B2" w:rsidRPr="00E226B2" w:rsidRDefault="00E226B2" w:rsidP="00E226B2">
      <w:pPr>
        <w:pStyle w:val="Niveau2"/>
      </w:pPr>
      <w:r w:rsidRPr="00E226B2">
        <w:t xml:space="preserve">Køber har ret og pligt til at være medlem af Ejerforeningen </w:t>
      </w:r>
      <w:r w:rsidRPr="005E3BB6">
        <w:t>Ebeltoft Havnefront</w:t>
      </w:r>
      <w:r w:rsidRPr="00E226B2">
        <w:t xml:space="preserve"> (”</w:t>
      </w:r>
      <w:r w:rsidRPr="00E226B2">
        <w:rPr>
          <w:b/>
          <w:bCs/>
        </w:rPr>
        <w:t>Ejerforeningen</w:t>
      </w:r>
      <w:r w:rsidRPr="00E226B2">
        <w:t xml:space="preserve">”). Ejerforeningens formål er ifølge vedtægterne, jf. </w:t>
      </w:r>
      <w:r w:rsidRPr="00E226B2">
        <w:rPr>
          <w:b/>
        </w:rPr>
        <w:t>bilag 11.1</w:t>
      </w:r>
      <w:r w:rsidRPr="00E226B2">
        <w:t xml:space="preserve">, at administrere og varetage medlemmernes fællesanliggender, herunder at opkræve fællesbidrag, betale fællesudgifter, tegne sædvanlige forsikringer, sørge for ejendommens administration, drift, herunder renholdelse, vedligeholdelse og fornyelse, i det omfang sådanne foranstaltninger må anses for påkrævet for at sikre, at ejendommen kan opretholdes i det kvalitetsniveau, som etableringen sker i, samt at sørge for, at ro og orden opretholdes i og på ejendommen. </w:t>
      </w:r>
    </w:p>
    <w:p w14:paraId="37F497E4" w14:textId="77777777" w:rsidR="000C188B" w:rsidRDefault="00CA18C4" w:rsidP="000C188B">
      <w:pPr>
        <w:pStyle w:val="Niveau2"/>
      </w:pPr>
      <w:r w:rsidRPr="00712C68">
        <w:t>Køber har pligt til at være medlem af ejerforeningen og skal respektere de for ejerforeningen gældende vedtægter. Køber erklærer at have modtaget og gjort sig bekendt med ejerforeningens vedtægter, oplysninger om finansiering og driftsudgifter, herunder seneste regnskab og budget samt referat fra seneste ordinære og evt. ekstraordinære generalforsamlinger.</w:t>
      </w:r>
    </w:p>
    <w:p w14:paraId="2014FFB5" w14:textId="18315773" w:rsidR="00A00D08" w:rsidRPr="00712C68" w:rsidRDefault="00A00D08" w:rsidP="000C188B">
      <w:pPr>
        <w:pStyle w:val="Niveau2"/>
      </w:pPr>
      <w:r>
        <w:t>Ejerlejlighedens</w:t>
      </w:r>
      <w:r w:rsidRPr="00C3003D">
        <w:t xml:space="preserve"> andel af omkostninger til </w:t>
      </w:r>
      <w:r>
        <w:t>Ejerforeningen</w:t>
      </w:r>
      <w:r w:rsidRPr="00C3003D">
        <w:t xml:space="preserve"> til drift, vedligeholdelse og fornyelse af fællesarealer</w:t>
      </w:r>
      <w:r>
        <w:t>,</w:t>
      </w:r>
      <w:r w:rsidRPr="00C3003D">
        <w:t xml:space="preserve"> </w:t>
      </w:r>
      <w:r>
        <w:t xml:space="preserve">medlemskab af Grundejerforeningen </w:t>
      </w:r>
      <w:r w:rsidRPr="00C3003D">
        <w:t>m.v. betales via fællesudgifterne. Beløbet er medtaget i vedlagte driftsbu</w:t>
      </w:r>
      <w:r>
        <w:t xml:space="preserve">dget, jf. </w:t>
      </w:r>
      <w:r w:rsidRPr="000C188B">
        <w:rPr>
          <w:b/>
        </w:rPr>
        <w:t>bilag 11.3.</w:t>
      </w:r>
    </w:p>
    <w:p w14:paraId="67BE4926" w14:textId="0C279322" w:rsidR="00CA18C4" w:rsidRPr="000C188B" w:rsidRDefault="0064034B" w:rsidP="00CA18C4">
      <w:pPr>
        <w:pStyle w:val="Niveau2"/>
      </w:pPr>
      <w:r>
        <w:t xml:space="preserve">Vedtægterne for </w:t>
      </w:r>
      <w:r w:rsidR="0018703E">
        <w:t>e</w:t>
      </w:r>
      <w:r>
        <w:t>jerforeningen vil på hver enkelt ejerlejlighed blive tinglyst</w:t>
      </w:r>
      <w:r w:rsidR="0018703E">
        <w:t xml:space="preserve"> servitut – samt pantstiftende.</w:t>
      </w:r>
      <w:r>
        <w:t xml:space="preserve"> </w:t>
      </w:r>
      <w:r w:rsidR="00CA18C4" w:rsidRPr="000C188B">
        <w:t xml:space="preserve">Sælger </w:t>
      </w:r>
      <w:r w:rsidR="00700EC6">
        <w:t xml:space="preserve">afholder </w:t>
      </w:r>
      <w:r w:rsidR="00CA18C4" w:rsidRPr="000C188B">
        <w:t>udgifte</w:t>
      </w:r>
      <w:r w:rsidR="00700EC6">
        <w:t>rne</w:t>
      </w:r>
      <w:r w:rsidR="00CA18C4" w:rsidRPr="000C188B">
        <w:t xml:space="preserve"> hertil som </w:t>
      </w:r>
      <w:r w:rsidR="00700EC6">
        <w:t xml:space="preserve">en </w:t>
      </w:r>
      <w:r w:rsidR="00CA18C4" w:rsidRPr="000C188B">
        <w:t>omkostning i forbindelse med handlen.</w:t>
      </w:r>
      <w:r w:rsidR="00340E83">
        <w:t xml:space="preserve"> Der henvises for nærmere til vedtægterne for Ejerforeningen.</w:t>
      </w:r>
    </w:p>
    <w:p w14:paraId="0A091AEA" w14:textId="77777777" w:rsidR="00CA18C4" w:rsidRPr="000C188B" w:rsidRDefault="00CA18C4" w:rsidP="00CA18C4">
      <w:pPr>
        <w:pStyle w:val="Niveau2"/>
      </w:pPr>
      <w:r w:rsidRPr="000C188B">
        <w:t>Medmindre andet er anført, bidrager Ejerlejligheden til fællesudgifterne i forhold til tinglyst fordelingstal.</w:t>
      </w:r>
    </w:p>
    <w:p w14:paraId="1A5A29E6" w14:textId="35015194" w:rsidR="00CA18C4" w:rsidRPr="00712C68" w:rsidRDefault="00CA18C4" w:rsidP="00CA18C4">
      <w:pPr>
        <w:pStyle w:val="Niveau2"/>
      </w:pPr>
      <w:r w:rsidRPr="00712C68">
        <w:t>Køber er bekendt med, at aconto</w:t>
      </w:r>
      <w:r w:rsidR="0064034B">
        <w:t xml:space="preserve"> </w:t>
      </w:r>
      <w:r w:rsidRPr="00712C68">
        <w:t>indbetalingerne løbende kan ændres på grund af almindelige reguleringer. Ændringer i fællesudgifter</w:t>
      </w:r>
      <w:r w:rsidR="00700EC6">
        <w:t>ne</w:t>
      </w:r>
      <w:r w:rsidRPr="00712C68">
        <w:t xml:space="preserve"> vedtaget efter handlens indgåelse er Sælger uvedkommende.</w:t>
      </w:r>
    </w:p>
    <w:p w14:paraId="10061A73" w14:textId="1C3B5755" w:rsidR="00CA18C4" w:rsidRDefault="00CA18C4" w:rsidP="00CA18C4">
      <w:pPr>
        <w:pStyle w:val="Niveau2"/>
      </w:pPr>
      <w:r w:rsidRPr="00712C68">
        <w:t>Fælles gæld, som afvikles gennem ejerforeningen, og som fremgår af de til Køber udleverede dokumenter, overtages af Køber.</w:t>
      </w:r>
    </w:p>
    <w:p w14:paraId="2B920F2D" w14:textId="55912712" w:rsidR="00F75D1B" w:rsidRDefault="00F75D1B" w:rsidP="00F75D1B">
      <w:pPr>
        <w:pStyle w:val="Overskrift1"/>
      </w:pPr>
      <w:r>
        <w:t>Grundejerforening</w:t>
      </w:r>
    </w:p>
    <w:p w14:paraId="3C94B056" w14:textId="29BB6C58" w:rsidR="00F75D1B" w:rsidRPr="00F75D1B" w:rsidRDefault="00154B1D" w:rsidP="00F75D1B">
      <w:pPr>
        <w:pStyle w:val="Niveau2"/>
      </w:pPr>
      <w:r>
        <w:t>[Det fremgår af lokalplanen § 12, at der skal etableres en grundejerforening</w:t>
      </w:r>
      <w:r w:rsidR="009D7716">
        <w:t xml:space="preserve"> for delområde I, II og III. Så vidt jeg kan</w:t>
      </w:r>
      <w:r w:rsidR="008247A3">
        <w:t xml:space="preserve"> se</w:t>
      </w:r>
      <w:r w:rsidR="009D7716">
        <w:t xml:space="preserve">, dækker disse tre delområder hele projektområdet, der jo omfattes af </w:t>
      </w:r>
      <w:r w:rsidR="005638C7">
        <w:t xml:space="preserve">vedtægterne for ejerforeningen. Der er vel derfor ikke noget behov for eller krav om en grundejerforening? Eventuelle fællesskaber med </w:t>
      </w:r>
      <w:proofErr w:type="spellStart"/>
      <w:r w:rsidR="005638C7">
        <w:t>DjursBo’s</w:t>
      </w:r>
      <w:proofErr w:type="spellEnd"/>
      <w:r w:rsidR="005638C7">
        <w:t xml:space="preserve"> projekt kunne jo bare reguleres i en servitut, hvor ejerforeningens bestyrelse er påtaleberettiget</w:t>
      </w:r>
      <w:r w:rsidR="008247A3">
        <w:t>. Vi skal lige drøfte dette.</w:t>
      </w:r>
      <w:r>
        <w:t>]</w:t>
      </w:r>
    </w:p>
    <w:p w14:paraId="798D2607" w14:textId="36F8C923" w:rsidR="00823518" w:rsidRDefault="00823518" w:rsidP="00823518">
      <w:pPr>
        <w:pStyle w:val="Niveau2"/>
        <w:numPr>
          <w:ilvl w:val="0"/>
          <w:numId w:val="0"/>
        </w:numPr>
      </w:pPr>
    </w:p>
    <w:p w14:paraId="2B3C1588" w14:textId="77777777" w:rsidR="00823518" w:rsidRDefault="00823518" w:rsidP="00823518">
      <w:pPr>
        <w:pStyle w:val="Overskrift1"/>
      </w:pPr>
      <w:r w:rsidRPr="001D6566">
        <w:t>TILBUD – ACCEPT AF TILBUD</w:t>
      </w:r>
    </w:p>
    <w:p w14:paraId="3B12DCC5" w14:textId="77777777" w:rsidR="00823518" w:rsidRDefault="00823518" w:rsidP="00823518">
      <w:pPr>
        <w:pStyle w:val="Overskrift2"/>
        <w:rPr>
          <w:b w:val="0"/>
          <w:bCs/>
        </w:rPr>
      </w:pPr>
      <w:r>
        <w:rPr>
          <w:b w:val="0"/>
          <w:bCs/>
        </w:rPr>
        <w:t>Køber og sælger er specielt gjort opmærksom på:</w:t>
      </w:r>
    </w:p>
    <w:p w14:paraId="5DAC4DA7" w14:textId="77777777" w:rsidR="00823518" w:rsidRDefault="00823518" w:rsidP="00823518">
      <w:pPr>
        <w:tabs>
          <w:tab w:val="left" w:pos="1276"/>
        </w:tabs>
        <w:ind w:left="850"/>
      </w:pPr>
      <w:r w:rsidRPr="00D61FAB">
        <w:rPr>
          <w:b/>
          <w:bCs/>
        </w:rPr>
        <w:t>at</w:t>
      </w:r>
      <w:r>
        <w:t xml:space="preserve"> </w:t>
      </w:r>
      <w:r>
        <w:tab/>
        <w:t>købsaftalen, hvis den alene er underskrevet af Køber, er et tilbud til Sælger,</w:t>
      </w:r>
    </w:p>
    <w:p w14:paraId="362BE293" w14:textId="77777777" w:rsidR="00823518" w:rsidRDefault="00823518" w:rsidP="00823518">
      <w:pPr>
        <w:tabs>
          <w:tab w:val="left" w:pos="1276"/>
        </w:tabs>
        <w:ind w:left="1270" w:hanging="420"/>
      </w:pPr>
      <w:r w:rsidRPr="00D61FAB">
        <w:rPr>
          <w:b/>
          <w:bCs/>
        </w:rPr>
        <w:t xml:space="preserve">at </w:t>
      </w:r>
      <w:r>
        <w:tab/>
        <w:t>Sælger ikke er forpligtet til at acceptere tilbuddet, heller ikke selv om det måtte være i overensstemmelse med udbudsvilkårene,</w:t>
      </w:r>
    </w:p>
    <w:p w14:paraId="4C9FF240" w14:textId="77777777" w:rsidR="00823518" w:rsidRDefault="00823518" w:rsidP="00823518">
      <w:pPr>
        <w:tabs>
          <w:tab w:val="left" w:pos="1276"/>
        </w:tabs>
        <w:ind w:left="1270" w:hanging="420"/>
      </w:pPr>
      <w:r w:rsidRPr="00D61FAB">
        <w:rPr>
          <w:b/>
          <w:bCs/>
        </w:rPr>
        <w:t>at</w:t>
      </w:r>
      <w:r>
        <w:t xml:space="preserve"> </w:t>
      </w:r>
      <w:r>
        <w:tab/>
        <w:t>Køberen – hvis denne er forbruger i henhold til lov om forbrugerbeskyttelse ved erhvervelse af fast ejendom § 7, stk. 2 – vederlagsfrit kan tilbagekalde sit tilbud, så længe et tilbud om køb ikke er antaget af Sælgeren,</w:t>
      </w:r>
    </w:p>
    <w:p w14:paraId="2F1D5AB7" w14:textId="1A11DC38" w:rsidR="00823518" w:rsidRDefault="00823518" w:rsidP="00823518">
      <w:pPr>
        <w:tabs>
          <w:tab w:val="left" w:pos="1276"/>
        </w:tabs>
        <w:ind w:left="1270" w:hanging="420"/>
      </w:pPr>
      <w:r w:rsidRPr="00D61FAB">
        <w:rPr>
          <w:b/>
          <w:bCs/>
        </w:rPr>
        <w:t>at</w:t>
      </w:r>
      <w:r>
        <w:tab/>
        <w:t xml:space="preserve">købsaftalen automatisk bortfalder, hvis den ikke underskrives af Sælger inden 14 dage fra Købers underskrift, medmindre Køber senest samtidig med udløbet af tilbudsfristen skriftligt forlænger tilbuddet. </w:t>
      </w:r>
    </w:p>
    <w:p w14:paraId="3A3A0EC2" w14:textId="77777777" w:rsidR="00A870CF" w:rsidRDefault="00A870CF" w:rsidP="00823518">
      <w:pPr>
        <w:tabs>
          <w:tab w:val="left" w:pos="1276"/>
        </w:tabs>
        <w:ind w:left="1270" w:hanging="420"/>
      </w:pPr>
    </w:p>
    <w:p w14:paraId="471E5106" w14:textId="77777777" w:rsidR="00D609D8" w:rsidRDefault="00D609D8" w:rsidP="00D609D8">
      <w:pPr>
        <w:pStyle w:val="Overskrift1"/>
      </w:pPr>
      <w:r w:rsidRPr="001D6566">
        <w:t>ENERGIMÆRKNING</w:t>
      </w:r>
    </w:p>
    <w:p w14:paraId="7117334F" w14:textId="77777777" w:rsidR="00D609D8" w:rsidRDefault="00D609D8" w:rsidP="00D609D8">
      <w:pPr>
        <w:pStyle w:val="Overskrift2"/>
        <w:rPr>
          <w:b w:val="0"/>
          <w:bCs/>
        </w:rPr>
      </w:pPr>
      <w:r w:rsidRPr="007D7000">
        <w:rPr>
          <w:b w:val="0"/>
          <w:bCs/>
        </w:rPr>
        <w:t xml:space="preserve">Sælger oplyser, at ejerlejlighedsejendommen er omfattet af Lov om fremme af energi- og vandbesparelser i bygninger (Energimærkeloven). </w:t>
      </w:r>
    </w:p>
    <w:p w14:paraId="7A346547" w14:textId="29E6288F" w:rsidR="00D609D8" w:rsidRDefault="00D609D8" w:rsidP="00A870CF">
      <w:pPr>
        <w:pStyle w:val="Overskrift2"/>
        <w:rPr>
          <w:b w:val="0"/>
          <w:bCs/>
        </w:rPr>
      </w:pPr>
      <w:r w:rsidRPr="00962954">
        <w:rPr>
          <w:b w:val="0"/>
          <w:bCs/>
        </w:rPr>
        <w:t xml:space="preserve">Sælger betaler for og udarbejder energimærke med tilhørende energiplan for ejerlejligheds-ejendommen som helhed. Energimærke med energiplan skal udarbejdes af Sælger, inden byggeriet tages i brug, og skal af Sælger fremsendes til </w:t>
      </w:r>
      <w:r w:rsidR="00A870CF">
        <w:rPr>
          <w:b w:val="0"/>
          <w:bCs/>
          <w:noProof/>
          <w:snapToGrid w:val="0"/>
        </w:rPr>
        <w:t>Syddjurs</w:t>
      </w:r>
      <w:r w:rsidRPr="00962954">
        <w:rPr>
          <w:b w:val="0"/>
          <w:bCs/>
        </w:rPr>
        <w:t xml:space="preserve"> Kommune sammen med færdigmelding af byggeriet. Herefter fremsendes energimærke og energiplan til Ejerforeningens bestyrelse for opbevaring. </w:t>
      </w:r>
      <w:r>
        <w:rPr>
          <w:b w:val="0"/>
          <w:bCs/>
        </w:rPr>
        <w:t xml:space="preserve">Køber vil få energimærke udleveret, når det foreligger. </w:t>
      </w:r>
      <w:r w:rsidRPr="00962954">
        <w:rPr>
          <w:b w:val="0"/>
          <w:bCs/>
        </w:rPr>
        <w:t>Køber kan ikke gøre krav gældende overfor Sælger som følge af indholdet af energimærket og energiplanen.</w:t>
      </w:r>
    </w:p>
    <w:p w14:paraId="7DAECDE9" w14:textId="77777777" w:rsidR="00A870CF" w:rsidRPr="00A870CF" w:rsidRDefault="00A870CF" w:rsidP="00A870CF">
      <w:pPr>
        <w:pStyle w:val="Niveau3"/>
        <w:numPr>
          <w:ilvl w:val="0"/>
          <w:numId w:val="0"/>
        </w:numPr>
      </w:pPr>
    </w:p>
    <w:p w14:paraId="60550E14" w14:textId="77777777" w:rsidR="00A870CF" w:rsidRDefault="00A870CF" w:rsidP="00A870CF">
      <w:pPr>
        <w:pStyle w:val="Overskrift1"/>
      </w:pPr>
      <w:r w:rsidRPr="001D6566">
        <w:t>TILSTANDSRAPPORT OG EJERSKIFTEFORSIKRING</w:t>
      </w:r>
    </w:p>
    <w:p w14:paraId="3A09FACB" w14:textId="648475F6" w:rsidR="00A870CF" w:rsidRDefault="00A870CF" w:rsidP="00A870CF">
      <w:pPr>
        <w:pStyle w:val="Overskrift2"/>
        <w:rPr>
          <w:b w:val="0"/>
          <w:bCs/>
        </w:rPr>
      </w:pPr>
      <w:r w:rsidRPr="00897EB3">
        <w:rPr>
          <w:b w:val="0"/>
          <w:bCs/>
        </w:rPr>
        <w:t xml:space="preserve">Køber har ikke fra Sælger fået udleveret tilstandsrapport og tilbud om ejerskifteforsikring efter lov om forbrugerbeskyttelse ved erhvervelse af fast ejendom. Sælger har således ikke fraskrevet sig ansvaret for mangler ved ejerlejligheden. Dansk rets almindelige regler om Købers eventuelle krav mod Sælger på grund af ejerlejlighedens stand finder således anvendelse, jf. dog punkt </w:t>
      </w:r>
      <w:r w:rsidRPr="00897EB3">
        <w:rPr>
          <w:b w:val="0"/>
          <w:bCs/>
        </w:rPr>
        <w:fldChar w:fldCharType="begin"/>
      </w:r>
      <w:r w:rsidRPr="00897EB3">
        <w:rPr>
          <w:b w:val="0"/>
          <w:bCs/>
        </w:rPr>
        <w:instrText xml:space="preserve"> REF _Ref86655127 \r \h </w:instrText>
      </w:r>
      <w:r>
        <w:rPr>
          <w:b w:val="0"/>
          <w:bCs/>
        </w:rPr>
        <w:instrText xml:space="preserve"> \* MERGEFORMAT </w:instrText>
      </w:r>
      <w:r w:rsidRPr="00897EB3">
        <w:rPr>
          <w:b w:val="0"/>
          <w:bCs/>
        </w:rPr>
      </w:r>
      <w:r w:rsidRPr="00897EB3">
        <w:rPr>
          <w:b w:val="0"/>
          <w:bCs/>
        </w:rPr>
        <w:fldChar w:fldCharType="separate"/>
      </w:r>
      <w:r w:rsidR="00154B1D">
        <w:rPr>
          <w:b w:val="0"/>
          <w:bCs/>
        </w:rPr>
        <w:t>8.1</w:t>
      </w:r>
      <w:r w:rsidRPr="00897EB3">
        <w:rPr>
          <w:b w:val="0"/>
          <w:bCs/>
        </w:rPr>
        <w:fldChar w:fldCharType="end"/>
      </w:r>
      <w:r w:rsidR="00CD2280">
        <w:rPr>
          <w:b w:val="0"/>
          <w:bCs/>
        </w:rPr>
        <w:t>-8.1</w:t>
      </w:r>
      <w:r w:rsidR="00F40F44">
        <w:rPr>
          <w:b w:val="0"/>
          <w:bCs/>
        </w:rPr>
        <w:t>4</w:t>
      </w:r>
      <w:r w:rsidRPr="00897EB3">
        <w:rPr>
          <w:b w:val="0"/>
          <w:bCs/>
        </w:rPr>
        <w:t xml:space="preserve"> om aflevering og udbedring af mangler.</w:t>
      </w:r>
    </w:p>
    <w:p w14:paraId="309106EB" w14:textId="77777777" w:rsidR="00841AEE" w:rsidRPr="00841AEE" w:rsidRDefault="00841AEE" w:rsidP="00841AEE">
      <w:pPr>
        <w:pStyle w:val="Niveau3"/>
        <w:numPr>
          <w:ilvl w:val="0"/>
          <w:numId w:val="0"/>
        </w:numPr>
        <w:ind w:left="851"/>
      </w:pPr>
    </w:p>
    <w:p w14:paraId="62DC7755" w14:textId="77777777" w:rsidR="00666844" w:rsidRDefault="00666844" w:rsidP="00666844">
      <w:pPr>
        <w:pStyle w:val="Overskrift1"/>
      </w:pPr>
      <w:r w:rsidRPr="001D6566">
        <w:t>FORTRYDELSESRET</w:t>
      </w:r>
      <w:bookmarkStart w:id="49" w:name="_Ref39065429"/>
    </w:p>
    <w:p w14:paraId="3EDAD517" w14:textId="1DFE2004" w:rsidR="00666844" w:rsidRDefault="00666844" w:rsidP="00666844">
      <w:pPr>
        <w:pStyle w:val="Overskrift2"/>
      </w:pPr>
      <w:r w:rsidRPr="00156B85">
        <w:rPr>
          <w:b w:val="0"/>
          <w:bCs/>
        </w:rPr>
        <w:t xml:space="preserve">Køber er orienteret om, at Køber kan træde tilbage fra handlen i henhold til reglerne om fortrydelsesret i kapitel 2 i lovbekendtgørelse nr. 1123 af 22.9.2015 om forbrugerbeskyttelse ved erhvervelse af fast ejendom m.v. og i bekendtgørelse nr. 950 af 8.12.1995 om oplysning om fortrydelsesret ved erhvervelse af fast ejendom m.v. og har modtaget særskilt erklæring herom, jf. </w:t>
      </w:r>
      <w:r w:rsidRPr="00156B85">
        <w:t>bilag</w:t>
      </w:r>
      <w:r>
        <w:t xml:space="preserve"> 1</w:t>
      </w:r>
      <w:r w:rsidR="00F75D1B">
        <w:t>6</w:t>
      </w:r>
      <w:r>
        <w:t>.1.</w:t>
      </w:r>
      <w:bookmarkEnd w:id="49"/>
    </w:p>
    <w:p w14:paraId="6C2DABB2" w14:textId="1B293634" w:rsidR="00666844" w:rsidRDefault="00666844" w:rsidP="00666844">
      <w:pPr>
        <w:pStyle w:val="Overskrift2"/>
        <w:rPr>
          <w:b w:val="0"/>
          <w:bCs/>
        </w:rPr>
      </w:pPr>
      <w:r>
        <w:rPr>
          <w:b w:val="0"/>
          <w:bCs/>
        </w:rPr>
        <w:t xml:space="preserve">Fortrydelsesretten gælder kun, hvis ejerlejligheden hovedsagelig er bestemt til beboelse for køber, jf. </w:t>
      </w:r>
      <w:r w:rsidRPr="007C4BE1">
        <w:rPr>
          <w:b w:val="0"/>
          <w:bCs/>
        </w:rPr>
        <w:t>lov om forbrugerbeskyttelse ved erhvervelse af fast ejendom mv.</w:t>
      </w:r>
      <w:r>
        <w:rPr>
          <w:b w:val="0"/>
          <w:bCs/>
        </w:rPr>
        <w:t xml:space="preserve"> § 6.</w:t>
      </w:r>
      <w:r w:rsidRPr="007C4BE1">
        <w:rPr>
          <w:b w:val="0"/>
          <w:bCs/>
        </w:rPr>
        <w:t xml:space="preserve"> Andre købere har ikke fortrydelsesret, uanset om særskilt fortrydelsesretsblanket er udleveret i forbindelse med handlen. </w:t>
      </w:r>
    </w:p>
    <w:p w14:paraId="0AD2FD76" w14:textId="6439444F" w:rsidR="00443907" w:rsidRDefault="00443907" w:rsidP="00443907">
      <w:pPr>
        <w:pStyle w:val="Overskrift2"/>
        <w:numPr>
          <w:ilvl w:val="0"/>
          <w:numId w:val="0"/>
        </w:numPr>
      </w:pPr>
    </w:p>
    <w:p w14:paraId="7AA85B5B" w14:textId="77777777" w:rsidR="00443907" w:rsidRDefault="00443907" w:rsidP="00443907">
      <w:pPr>
        <w:pStyle w:val="Overskrift1"/>
        <w:rPr>
          <w:szCs w:val="19"/>
        </w:rPr>
      </w:pPr>
      <w:r w:rsidRPr="00B54B8F">
        <w:rPr>
          <w:szCs w:val="19"/>
        </w:rPr>
        <w:t>Behandling af personoplysninger</w:t>
      </w:r>
      <w:bookmarkStart w:id="50" w:name="_Ref39065494"/>
    </w:p>
    <w:p w14:paraId="27C59C29" w14:textId="738B0B96" w:rsidR="00443907" w:rsidRDefault="00443907" w:rsidP="00443907">
      <w:pPr>
        <w:pStyle w:val="Overskrift2"/>
        <w:rPr>
          <w:b w:val="0"/>
          <w:bCs/>
        </w:rPr>
      </w:pPr>
      <w:r w:rsidRPr="007C13B9">
        <w:rPr>
          <w:b w:val="0"/>
          <w:bCs/>
        </w:rPr>
        <w:t xml:space="preserve">Ved indgåelse af købsaftalen og gennemførelse heraf, vil der ske en behandling af personoplysninger om Køber. </w:t>
      </w:r>
      <w:r w:rsidRPr="007C13B9">
        <w:t>Bilag</w:t>
      </w:r>
      <w:r>
        <w:t xml:space="preserve"> 1</w:t>
      </w:r>
      <w:r w:rsidR="00F75D1B">
        <w:t>7</w:t>
      </w:r>
      <w:r>
        <w:t>.1</w:t>
      </w:r>
      <w:r w:rsidRPr="007C13B9">
        <w:rPr>
          <w:b w:val="0"/>
          <w:bCs/>
        </w:rPr>
        <w:t xml:space="preserve"> indeholder oplysninger til Køber om indsamling og anvendelse af personoplysninger.</w:t>
      </w:r>
      <w:bookmarkStart w:id="51" w:name="_Hlk43457125"/>
      <w:bookmarkStart w:id="52" w:name="_Ref39065544"/>
      <w:bookmarkEnd w:id="50"/>
    </w:p>
    <w:p w14:paraId="63048C29" w14:textId="4CF63011" w:rsidR="00443907" w:rsidRPr="007C13B9" w:rsidRDefault="00443907" w:rsidP="00443907">
      <w:pPr>
        <w:pStyle w:val="Overskrift2"/>
        <w:rPr>
          <w:b w:val="0"/>
          <w:bCs/>
        </w:rPr>
      </w:pPr>
      <w:r w:rsidRPr="007C13B9">
        <w:rPr>
          <w:b w:val="0"/>
          <w:bCs/>
        </w:rPr>
        <w:t xml:space="preserve">Sælgers advokat har herudover selvstændigt behov for at indhente Købers cpr-nr. til brug for gennemførelse af tinglysning af Købers adkomst på ejerlejligheden. </w:t>
      </w:r>
      <w:r w:rsidRPr="007C13B9">
        <w:t>Bilag</w:t>
      </w:r>
      <w:r>
        <w:t xml:space="preserve"> 1</w:t>
      </w:r>
      <w:r w:rsidR="00F75D1B">
        <w:t>7</w:t>
      </w:r>
      <w:r>
        <w:t>.2</w:t>
      </w:r>
      <w:r w:rsidRPr="007C13B9">
        <w:t xml:space="preserve"> </w:t>
      </w:r>
      <w:r w:rsidRPr="007C13B9">
        <w:rPr>
          <w:b w:val="0"/>
          <w:bCs/>
        </w:rPr>
        <w:t>indeholder samtykkeerklæring og oplysninger om denne behandling. Samtykket til behandling af cpr-nr. og af</w:t>
      </w:r>
      <w:bookmarkEnd w:id="51"/>
      <w:r w:rsidRPr="007C13B9">
        <w:rPr>
          <w:b w:val="0"/>
          <w:bCs/>
        </w:rPr>
        <w:t>givelsen heraf til Sælgers advokat er en forudsætning for købsaftalen og et krav for opfyldelse af Købers forpligtelser i henhold til købsaftalen. Oplyses Sælgers advokat ikke om Købers cpr-nr., kan Købers adkomst til ejerlejligheden ikke tinglyses.</w:t>
      </w:r>
      <w:bookmarkEnd w:id="52"/>
    </w:p>
    <w:p w14:paraId="03FE6D62" w14:textId="309D8BF3" w:rsidR="00443907" w:rsidRDefault="00443907" w:rsidP="00443907">
      <w:pPr>
        <w:pStyle w:val="Overskrift2"/>
        <w:numPr>
          <w:ilvl w:val="0"/>
          <w:numId w:val="0"/>
        </w:numPr>
      </w:pPr>
    </w:p>
    <w:p w14:paraId="17CAE475" w14:textId="77777777" w:rsidR="004A1E78" w:rsidRDefault="004A1E78" w:rsidP="004A1E78">
      <w:pPr>
        <w:pStyle w:val="Overskrift1"/>
      </w:pPr>
      <w:r w:rsidRPr="001D6566">
        <w:t>OMKOSTNINGER</w:t>
      </w:r>
      <w:bookmarkStart w:id="53" w:name="_Ref39043266"/>
      <w:r>
        <w:t xml:space="preserve"> og berigtigelse</w:t>
      </w:r>
    </w:p>
    <w:p w14:paraId="5DAB19CB" w14:textId="77777777" w:rsidR="004A1E78" w:rsidRDefault="004A1E78" w:rsidP="004A1E78">
      <w:pPr>
        <w:pStyle w:val="Overskrift2"/>
        <w:rPr>
          <w:b w:val="0"/>
          <w:bCs/>
        </w:rPr>
      </w:pPr>
      <w:r w:rsidRPr="00F16B93">
        <w:rPr>
          <w:b w:val="0"/>
          <w:bCs/>
        </w:rPr>
        <w:t xml:space="preserve">Omkostninger til skødets registrering og tinglysning i Den Digitale Tingbog betales af </w:t>
      </w:r>
      <w:commentRangeStart w:id="54"/>
      <w:r w:rsidRPr="00F16B93">
        <w:rPr>
          <w:b w:val="0"/>
          <w:bCs/>
        </w:rPr>
        <w:t>Køber</w:t>
      </w:r>
      <w:commentRangeEnd w:id="54"/>
      <w:r w:rsidR="00107D41">
        <w:rPr>
          <w:rStyle w:val="Kommentarhenvisning"/>
          <w:b w:val="0"/>
        </w:rPr>
        <w:commentReference w:id="54"/>
      </w:r>
      <w:r w:rsidRPr="00F16B93">
        <w:rPr>
          <w:b w:val="0"/>
          <w:bCs/>
        </w:rPr>
        <w:t>.</w:t>
      </w:r>
      <w:bookmarkStart w:id="55" w:name="_Ref40258509"/>
      <w:bookmarkEnd w:id="53"/>
    </w:p>
    <w:p w14:paraId="080970EB" w14:textId="77777777" w:rsidR="004A1E78" w:rsidRDefault="004A1E78" w:rsidP="004A1E78">
      <w:pPr>
        <w:pStyle w:val="Overskrift2"/>
        <w:rPr>
          <w:b w:val="0"/>
          <w:bCs/>
        </w:rPr>
      </w:pPr>
      <w:r w:rsidRPr="007827B6">
        <w:rPr>
          <w:b w:val="0"/>
          <w:bCs/>
        </w:rPr>
        <w:t xml:space="preserve">Salget af ejerlejligheden gennemføres som et seriesalg, hvorfor Sælgers advokat, DAHL Advokatpartnerselskab v/advokat Anette Kusk, udarbejder og anmelder skøde samt udarbejder evt. refusionsopgørelse og forestår handlens berigtigelse i øvrigt. </w:t>
      </w:r>
      <w:bookmarkEnd w:id="55"/>
    </w:p>
    <w:p w14:paraId="6D3D979F" w14:textId="77777777" w:rsidR="004A1E78" w:rsidRDefault="004A1E78" w:rsidP="004A1E78">
      <w:pPr>
        <w:pStyle w:val="Overskrift2"/>
        <w:rPr>
          <w:b w:val="0"/>
          <w:bCs/>
        </w:rPr>
      </w:pPr>
      <w:r w:rsidRPr="007827B6">
        <w:rPr>
          <w:b w:val="0"/>
          <w:bCs/>
        </w:rPr>
        <w:t xml:space="preserve">Sælgers advokat drager alene omsorg for udfærdigelse og ekspedition af handlens dokumenter, men yder ikke rådgivning til Køber. </w:t>
      </w:r>
      <w:proofErr w:type="gramStart"/>
      <w:r w:rsidRPr="007827B6">
        <w:rPr>
          <w:b w:val="0"/>
          <w:bCs/>
        </w:rPr>
        <w:t>Såfremt</w:t>
      </w:r>
      <w:proofErr w:type="gramEnd"/>
      <w:r w:rsidRPr="007827B6">
        <w:rPr>
          <w:b w:val="0"/>
          <w:bCs/>
        </w:rPr>
        <w:t xml:space="preserve"> Køber ønsker rådgivning, opfordres denne til at kontakte egen advokat. Køber skal selv betale omkostningerne til eventuel egen rådgiver.</w:t>
      </w:r>
    </w:p>
    <w:p w14:paraId="6EEEAE10" w14:textId="77777777" w:rsidR="004A1E78" w:rsidRPr="00656D23" w:rsidRDefault="004A1E78" w:rsidP="004A1E78">
      <w:pPr>
        <w:pStyle w:val="Overskrift2"/>
        <w:rPr>
          <w:b w:val="0"/>
        </w:rPr>
      </w:pPr>
      <w:r w:rsidRPr="0099475E">
        <w:rPr>
          <w:b w:val="0"/>
          <w:bCs/>
        </w:rPr>
        <w:t>Samtlige Købers omkostninger ved oprettelse og hjemtagelse af lån, herunder kurstab er Sælger uvedkommende</w:t>
      </w:r>
      <w:r w:rsidRPr="00882705">
        <w:rPr>
          <w:b w:val="0"/>
          <w:bCs/>
        </w:rPr>
        <w:t>.</w:t>
      </w:r>
      <w:r w:rsidRPr="0099475E">
        <w:rPr>
          <w:bCs/>
        </w:rPr>
        <w:t xml:space="preserve"> </w:t>
      </w:r>
      <w:r w:rsidRPr="00FE0DEA">
        <w:rPr>
          <w:b w:val="0"/>
        </w:rPr>
        <w:t xml:space="preserve">Eventuelle forøgede omkostninger til finansiering m.v. som følge af, at Hovedejendommen ikke er opdelt i </w:t>
      </w:r>
      <w:r w:rsidRPr="005A0B94">
        <w:rPr>
          <w:b w:val="0"/>
        </w:rPr>
        <w:t>ejerlejligheder på overtagelsesdagen,</w:t>
      </w:r>
      <w:r w:rsidRPr="00037F18">
        <w:rPr>
          <w:b w:val="0"/>
        </w:rPr>
        <w:t xml:space="preserve"> er sælger uvedkommende.</w:t>
      </w:r>
      <w:r>
        <w:rPr>
          <w:b w:val="0"/>
        </w:rPr>
        <w:t xml:space="preserve"> </w:t>
      </w:r>
      <w:r w:rsidRPr="00656D23">
        <w:rPr>
          <w:b w:val="0"/>
        </w:rPr>
        <w:t>Køber kan ikke opnå stempelrefusion.</w:t>
      </w:r>
    </w:p>
    <w:p w14:paraId="55988D07" w14:textId="77777777" w:rsidR="004A1E78" w:rsidRDefault="004A1E78" w:rsidP="004A1E78">
      <w:pPr>
        <w:pStyle w:val="Overskrift2"/>
        <w:rPr>
          <w:b w:val="0"/>
          <w:bCs/>
        </w:rPr>
      </w:pPr>
      <w:r w:rsidRPr="00307675">
        <w:rPr>
          <w:b w:val="0"/>
        </w:rPr>
        <w:t>Sælger betaler ud</w:t>
      </w:r>
      <w:r w:rsidRPr="000B1638">
        <w:rPr>
          <w:b w:val="0"/>
          <w:bCs/>
        </w:rPr>
        <w:t xml:space="preserve">gifterne i forbindelse med matrikulære forandringer, herunder ejerlejligheds-opdelingen. </w:t>
      </w:r>
    </w:p>
    <w:p w14:paraId="58673110" w14:textId="77777777" w:rsidR="004A1E78" w:rsidRDefault="004A1E78" w:rsidP="004A1E78">
      <w:pPr>
        <w:pStyle w:val="Overskrift2"/>
        <w:rPr>
          <w:b w:val="0"/>
          <w:bCs/>
        </w:rPr>
      </w:pPr>
      <w:r w:rsidRPr="000B1638">
        <w:rPr>
          <w:b w:val="0"/>
          <w:bCs/>
        </w:rPr>
        <w:t xml:space="preserve">Sælger betaler udgifterne til </w:t>
      </w:r>
      <w:r>
        <w:rPr>
          <w:b w:val="0"/>
          <w:bCs/>
        </w:rPr>
        <w:t>ejendoms</w:t>
      </w:r>
      <w:r w:rsidRPr="000B1638">
        <w:rPr>
          <w:b w:val="0"/>
          <w:bCs/>
        </w:rPr>
        <w:t>mægler.</w:t>
      </w:r>
    </w:p>
    <w:p w14:paraId="09D225C2" w14:textId="77777777" w:rsidR="004A1E78" w:rsidRPr="00C30AF1" w:rsidRDefault="004A1E78" w:rsidP="004A1E78">
      <w:pPr>
        <w:pStyle w:val="Overskrift2"/>
        <w:rPr>
          <w:b w:val="0"/>
          <w:bCs/>
        </w:rPr>
      </w:pPr>
      <w:r w:rsidRPr="00C30AF1">
        <w:rPr>
          <w:b w:val="0"/>
          <w:bCs/>
        </w:rPr>
        <w:t>Køber erklærer under strafansvar i henhold til straffelovens § 162, at Køber forud for indgåelse af Aftalen har haft bopæl i Danmark i mindst 5 år.</w:t>
      </w:r>
    </w:p>
    <w:p w14:paraId="14211C90" w14:textId="5551895E" w:rsidR="004A1E78" w:rsidRDefault="004A1E78" w:rsidP="004A1E78">
      <w:pPr>
        <w:pStyle w:val="Niveau3"/>
        <w:numPr>
          <w:ilvl w:val="0"/>
          <w:numId w:val="0"/>
        </w:numPr>
      </w:pPr>
    </w:p>
    <w:p w14:paraId="1360FD09" w14:textId="77777777" w:rsidR="00252CFC" w:rsidRDefault="00252CFC" w:rsidP="00252CFC">
      <w:pPr>
        <w:pStyle w:val="Overskrift1"/>
      </w:pPr>
      <w:r w:rsidRPr="001D6566">
        <w:t>BETINGELSER</w:t>
      </w:r>
      <w:bookmarkStart w:id="56" w:name="_Ref39044309"/>
    </w:p>
    <w:p w14:paraId="0AD7F60C" w14:textId="77777777" w:rsidR="00252CFC" w:rsidRDefault="00252CFC" w:rsidP="00252CFC">
      <w:pPr>
        <w:pStyle w:val="Overskrift2"/>
        <w:rPr>
          <w:b w:val="0"/>
          <w:bCs/>
        </w:rPr>
      </w:pPr>
      <w:r w:rsidRPr="00F56D23">
        <w:rPr>
          <w:b w:val="0"/>
          <w:bCs/>
        </w:rPr>
        <w:t>Handlen er fra Sælgers side betinget af:</w:t>
      </w:r>
      <w:bookmarkEnd w:id="56"/>
    </w:p>
    <w:p w14:paraId="1A06F18B" w14:textId="77777777" w:rsidR="00252CFC" w:rsidRDefault="00252CFC" w:rsidP="00252CFC">
      <w:pPr>
        <w:spacing w:after="120"/>
        <w:ind w:left="1301" w:hanging="450"/>
        <w:outlineLvl w:val="1"/>
      </w:pPr>
      <w:r w:rsidRPr="004D5016">
        <w:rPr>
          <w:u w:val="single"/>
        </w:rPr>
        <w:t>at</w:t>
      </w:r>
      <w:r w:rsidRPr="004D5016">
        <w:tab/>
        <w:t xml:space="preserve">Sælger opnår de </w:t>
      </w:r>
      <w:proofErr w:type="gramStart"/>
      <w:r w:rsidRPr="004D5016">
        <w:t>fornødne</w:t>
      </w:r>
      <w:proofErr w:type="gramEnd"/>
      <w:r w:rsidRPr="004D5016">
        <w:t xml:space="preserve"> myndighedstilladelser- og godkendelser til boligprojektet på </w:t>
      </w:r>
      <w:r>
        <w:t>ejendommen</w:t>
      </w:r>
      <w:r w:rsidRPr="004D5016">
        <w:t>,</w:t>
      </w:r>
      <w:r>
        <w:t xml:space="preserve"> herunder som minimum midlertidig ibrugtagningstilladelse, </w:t>
      </w:r>
    </w:p>
    <w:p w14:paraId="176D2A67" w14:textId="77777777" w:rsidR="00252CFC" w:rsidRPr="004D5016" w:rsidRDefault="00252CFC" w:rsidP="00252CFC">
      <w:pPr>
        <w:spacing w:after="120"/>
        <w:ind w:left="1301" w:hanging="450"/>
        <w:outlineLvl w:val="1"/>
      </w:pPr>
      <w:r w:rsidRPr="004D5016">
        <w:rPr>
          <w:u w:val="single"/>
        </w:rPr>
        <w:t>at</w:t>
      </w:r>
      <w:r w:rsidRPr="004D5016">
        <w:tab/>
      </w:r>
      <w:r>
        <w:t>E</w:t>
      </w:r>
      <w:r w:rsidRPr="004D5016">
        <w:t xml:space="preserve">jendommens endelige opdeling i ejerlejligheder tinglyses på </w:t>
      </w:r>
      <w:r>
        <w:t>e</w:t>
      </w:r>
      <w:r w:rsidRPr="004D5016">
        <w:t>jendommen</w:t>
      </w:r>
      <w:r>
        <w:t>,</w:t>
      </w:r>
    </w:p>
    <w:p w14:paraId="52008124" w14:textId="77777777" w:rsidR="00252CFC" w:rsidRPr="001D6566" w:rsidRDefault="00252CFC" w:rsidP="00252CFC">
      <w:pPr>
        <w:tabs>
          <w:tab w:val="left" w:pos="851"/>
        </w:tabs>
        <w:spacing w:after="120"/>
        <w:rPr>
          <w:szCs w:val="19"/>
          <w:lang w:eastAsia="zh-CN"/>
        </w:rPr>
      </w:pPr>
      <w:r w:rsidRPr="001D6566">
        <w:rPr>
          <w:szCs w:val="19"/>
          <w:lang w:eastAsia="zh-CN"/>
        </w:rPr>
        <w:t xml:space="preserve"> </w:t>
      </w:r>
      <w:r w:rsidRPr="001D6566">
        <w:rPr>
          <w:szCs w:val="19"/>
          <w:lang w:eastAsia="zh-CN"/>
        </w:rPr>
        <w:tab/>
      </w:r>
      <w:r w:rsidRPr="00E31F48">
        <w:rPr>
          <w:szCs w:val="19"/>
          <w:u w:val="single"/>
          <w:lang w:eastAsia="zh-CN"/>
        </w:rPr>
        <w:t>at</w:t>
      </w:r>
      <w:r w:rsidRPr="001D6566">
        <w:rPr>
          <w:szCs w:val="19"/>
          <w:lang w:eastAsia="zh-CN"/>
        </w:rPr>
        <w:tab/>
      </w:r>
      <w:r>
        <w:rPr>
          <w:szCs w:val="19"/>
          <w:lang w:eastAsia="zh-CN"/>
        </w:rPr>
        <w:t>K</w:t>
      </w:r>
      <w:r w:rsidRPr="001D6566">
        <w:rPr>
          <w:szCs w:val="19"/>
          <w:lang w:eastAsia="zh-CN"/>
        </w:rPr>
        <w:t xml:space="preserve">øber stiller den i </w:t>
      </w:r>
      <w:r>
        <w:rPr>
          <w:szCs w:val="19"/>
          <w:lang w:eastAsia="zh-CN"/>
        </w:rPr>
        <w:t>punkt</w:t>
      </w:r>
      <w:r w:rsidRPr="001D6566">
        <w:rPr>
          <w:szCs w:val="19"/>
          <w:lang w:eastAsia="zh-CN"/>
        </w:rPr>
        <w:t xml:space="preserve"> </w:t>
      </w:r>
      <w:r>
        <w:rPr>
          <w:szCs w:val="19"/>
          <w:lang w:eastAsia="zh-CN"/>
        </w:rPr>
        <w:t xml:space="preserve">9.1 og 9.4 </w:t>
      </w:r>
      <w:r w:rsidRPr="001D6566">
        <w:rPr>
          <w:szCs w:val="19"/>
          <w:lang w:eastAsia="zh-CN"/>
        </w:rPr>
        <w:t>nævnte garanti,</w:t>
      </w:r>
      <w:r>
        <w:rPr>
          <w:szCs w:val="19"/>
          <w:lang w:eastAsia="zh-CN"/>
        </w:rPr>
        <w:t xml:space="preserve"> og</w:t>
      </w:r>
    </w:p>
    <w:p w14:paraId="7867261B" w14:textId="6A6FBFB5" w:rsidR="00252CFC" w:rsidRPr="006640DC" w:rsidRDefault="00252CFC" w:rsidP="00252CFC">
      <w:pPr>
        <w:tabs>
          <w:tab w:val="left" w:pos="851"/>
        </w:tabs>
        <w:spacing w:after="120"/>
        <w:rPr>
          <w:szCs w:val="19"/>
          <w:lang w:eastAsia="zh-CN"/>
        </w:rPr>
      </w:pPr>
      <w:r w:rsidRPr="001D6566">
        <w:rPr>
          <w:szCs w:val="19"/>
          <w:lang w:eastAsia="zh-CN"/>
        </w:rPr>
        <w:tab/>
      </w:r>
      <w:r w:rsidRPr="00E31F48">
        <w:rPr>
          <w:szCs w:val="19"/>
          <w:u w:val="single"/>
          <w:lang w:eastAsia="zh-CN"/>
        </w:rPr>
        <w:t>at</w:t>
      </w:r>
      <w:r w:rsidRPr="001D6566">
        <w:rPr>
          <w:szCs w:val="19"/>
          <w:lang w:eastAsia="zh-CN"/>
        </w:rPr>
        <w:tab/>
        <w:t xml:space="preserve">købesummen og udgifterne nævnt i </w:t>
      </w:r>
      <w:r>
        <w:rPr>
          <w:szCs w:val="19"/>
          <w:lang w:eastAsia="zh-CN"/>
        </w:rPr>
        <w:t>punkt</w:t>
      </w:r>
      <w:r w:rsidRPr="001D6566">
        <w:rPr>
          <w:szCs w:val="19"/>
          <w:lang w:eastAsia="zh-CN"/>
        </w:rPr>
        <w:t xml:space="preserve"> </w:t>
      </w:r>
      <w:r>
        <w:rPr>
          <w:szCs w:val="19"/>
          <w:lang w:eastAsia="zh-CN"/>
        </w:rPr>
        <w:t>9.1</w:t>
      </w:r>
      <w:r w:rsidRPr="001D6566">
        <w:rPr>
          <w:szCs w:val="19"/>
          <w:lang w:eastAsia="zh-CN"/>
        </w:rPr>
        <w:t xml:space="preserve"> </w:t>
      </w:r>
      <w:r w:rsidR="00107D41">
        <w:rPr>
          <w:szCs w:val="19"/>
          <w:lang w:eastAsia="zh-CN"/>
        </w:rPr>
        <w:t xml:space="preserve">og 9.2 </w:t>
      </w:r>
      <w:r w:rsidRPr="001D6566">
        <w:rPr>
          <w:szCs w:val="19"/>
          <w:lang w:eastAsia="zh-CN"/>
        </w:rPr>
        <w:t>betales</w:t>
      </w:r>
      <w:r>
        <w:rPr>
          <w:szCs w:val="19"/>
          <w:lang w:eastAsia="zh-CN"/>
        </w:rPr>
        <w:t>.</w:t>
      </w:r>
    </w:p>
    <w:p w14:paraId="282DC675" w14:textId="380C430C" w:rsidR="00252CFC" w:rsidRDefault="00252CFC" w:rsidP="00252CFC">
      <w:pPr>
        <w:pStyle w:val="Overskrift2"/>
        <w:rPr>
          <w:b w:val="0"/>
          <w:bCs/>
        </w:rPr>
      </w:pPr>
      <w:bookmarkStart w:id="57" w:name="_Ref105149969"/>
      <w:r w:rsidRPr="00F56D23">
        <w:rPr>
          <w:b w:val="0"/>
          <w:bCs/>
        </w:rPr>
        <w:t xml:space="preserve">Ovennævnte betingelser i punkt </w:t>
      </w:r>
      <w:r w:rsidR="00656E10">
        <w:rPr>
          <w:b w:val="0"/>
          <w:bCs/>
        </w:rPr>
        <w:t>1</w:t>
      </w:r>
      <w:r w:rsidR="00F75D1B">
        <w:rPr>
          <w:b w:val="0"/>
          <w:bCs/>
        </w:rPr>
        <w:t>9</w:t>
      </w:r>
      <w:r>
        <w:rPr>
          <w:b w:val="0"/>
          <w:bCs/>
        </w:rPr>
        <w:t>.1</w:t>
      </w:r>
      <w:r w:rsidRPr="00F56D23">
        <w:rPr>
          <w:b w:val="0"/>
          <w:bCs/>
        </w:rPr>
        <w:t xml:space="preserve"> er ensidige betingelser fra Sælgers side. Sælger er berettiget til at frafalde én eller flere af de pågældende betingelser, </w:t>
      </w:r>
      <w:proofErr w:type="gramStart"/>
      <w:r w:rsidRPr="00F56D23">
        <w:rPr>
          <w:b w:val="0"/>
          <w:bCs/>
        </w:rPr>
        <w:t>såfremt</w:t>
      </w:r>
      <w:proofErr w:type="gramEnd"/>
      <w:r w:rsidRPr="00F56D23">
        <w:rPr>
          <w:b w:val="0"/>
          <w:bCs/>
        </w:rPr>
        <w:t xml:space="preserve"> Sælger måtte vurdere, at projektet og salget kan gennemføres på trods heraf.</w:t>
      </w:r>
      <w:bookmarkStart w:id="58" w:name="_Ref39049982"/>
      <w:bookmarkEnd w:id="57"/>
    </w:p>
    <w:p w14:paraId="7F2338A9" w14:textId="77777777" w:rsidR="00252CFC" w:rsidRPr="00256D71" w:rsidRDefault="00252CFC" w:rsidP="00252CFC">
      <w:pPr>
        <w:pStyle w:val="Overskrift2"/>
        <w:rPr>
          <w:b w:val="0"/>
          <w:bCs/>
        </w:rPr>
      </w:pPr>
      <w:r w:rsidRPr="00256D71">
        <w:rPr>
          <w:b w:val="0"/>
          <w:bCs/>
        </w:rPr>
        <w:t>Handlen er fra Købers side betinget af,</w:t>
      </w:r>
      <w:bookmarkEnd w:id="58"/>
    </w:p>
    <w:p w14:paraId="0541BA83" w14:textId="77777777" w:rsidR="00252CFC" w:rsidRDefault="00252CFC" w:rsidP="00252CFC">
      <w:pPr>
        <w:tabs>
          <w:tab w:val="left" w:pos="851"/>
          <w:tab w:val="left" w:pos="1276"/>
        </w:tabs>
        <w:ind w:left="851"/>
        <w:rPr>
          <w:szCs w:val="19"/>
          <w:lang w:eastAsia="zh-CN"/>
        </w:rPr>
      </w:pPr>
      <w:r>
        <w:rPr>
          <w:szCs w:val="19"/>
          <w:lang w:eastAsia="zh-CN"/>
        </w:rPr>
        <w:t>a</w:t>
      </w:r>
      <w:r w:rsidRPr="001D6566">
        <w:rPr>
          <w:szCs w:val="19"/>
          <w:lang w:eastAsia="zh-CN"/>
        </w:rPr>
        <w:t>t</w:t>
      </w:r>
      <w:r>
        <w:rPr>
          <w:szCs w:val="19"/>
          <w:lang w:eastAsia="zh-CN"/>
        </w:rPr>
        <w:tab/>
        <w:t>K</w:t>
      </w:r>
      <w:r w:rsidRPr="001D6566">
        <w:rPr>
          <w:szCs w:val="19"/>
          <w:lang w:eastAsia="zh-CN"/>
        </w:rPr>
        <w:t>øbers advokat og/eller dennes rådgiver kan godkende handlen i sin helhed,</w:t>
      </w:r>
      <w:r>
        <w:rPr>
          <w:szCs w:val="19"/>
          <w:lang w:eastAsia="zh-CN"/>
        </w:rPr>
        <w:t xml:space="preserve"> </w:t>
      </w:r>
    </w:p>
    <w:p w14:paraId="459CE4AB" w14:textId="77777777" w:rsidR="00252CFC" w:rsidRDefault="00252CFC" w:rsidP="00252CFC">
      <w:pPr>
        <w:tabs>
          <w:tab w:val="left" w:pos="851"/>
          <w:tab w:val="left" w:pos="1276"/>
        </w:tabs>
        <w:ind w:left="851"/>
        <w:rPr>
          <w:szCs w:val="19"/>
          <w:lang w:eastAsia="zh-CN"/>
        </w:rPr>
      </w:pPr>
    </w:p>
    <w:p w14:paraId="2EFD4CFD" w14:textId="77777777" w:rsidR="00252CFC" w:rsidRDefault="00252CFC" w:rsidP="00252CFC">
      <w:pPr>
        <w:tabs>
          <w:tab w:val="left" w:pos="851"/>
          <w:tab w:val="left" w:pos="1276"/>
        </w:tabs>
        <w:ind w:left="851"/>
        <w:rPr>
          <w:szCs w:val="19"/>
          <w:lang w:eastAsia="zh-CN"/>
        </w:rPr>
      </w:pPr>
      <w:r>
        <w:rPr>
          <w:szCs w:val="19"/>
          <w:lang w:eastAsia="zh-CN"/>
        </w:rPr>
        <w:t>at</w:t>
      </w:r>
      <w:r>
        <w:rPr>
          <w:szCs w:val="19"/>
          <w:lang w:eastAsia="zh-CN"/>
        </w:rPr>
        <w:tab/>
        <w:t>Købers pengeinstitut kan godkende handlen,</w:t>
      </w:r>
    </w:p>
    <w:p w14:paraId="467F49B8" w14:textId="77777777" w:rsidR="00252CFC" w:rsidRDefault="00252CFC" w:rsidP="00252CFC">
      <w:pPr>
        <w:tabs>
          <w:tab w:val="left" w:pos="851"/>
          <w:tab w:val="left" w:pos="1276"/>
        </w:tabs>
        <w:ind w:left="851"/>
        <w:rPr>
          <w:szCs w:val="19"/>
          <w:lang w:eastAsia="zh-CN"/>
        </w:rPr>
      </w:pPr>
    </w:p>
    <w:p w14:paraId="1C3C0072" w14:textId="7EB196D6" w:rsidR="00252CFC" w:rsidRDefault="00252CFC" w:rsidP="00252CFC">
      <w:pPr>
        <w:tabs>
          <w:tab w:val="left" w:pos="851"/>
          <w:tab w:val="left" w:pos="1276"/>
        </w:tabs>
        <w:ind w:left="1271" w:hanging="420"/>
        <w:rPr>
          <w:szCs w:val="19"/>
          <w:lang w:eastAsia="zh-CN"/>
        </w:rPr>
      </w:pPr>
      <w:r>
        <w:rPr>
          <w:szCs w:val="19"/>
          <w:lang w:eastAsia="zh-CN"/>
        </w:rPr>
        <w:t>at</w:t>
      </w:r>
      <w:r>
        <w:rPr>
          <w:szCs w:val="19"/>
          <w:lang w:eastAsia="zh-CN"/>
        </w:rPr>
        <w:tab/>
        <w:t xml:space="preserve">der af Syddjurs Kommune på overtagelsesdagen er udstedt som minimum en midlertidig ibrugtagningstilladelse til ejerlejligheden, og   </w:t>
      </w:r>
    </w:p>
    <w:p w14:paraId="44E9DEC5" w14:textId="77777777" w:rsidR="00252CFC" w:rsidRDefault="00252CFC" w:rsidP="00252CFC">
      <w:pPr>
        <w:tabs>
          <w:tab w:val="left" w:pos="851"/>
          <w:tab w:val="left" w:pos="1276"/>
        </w:tabs>
        <w:ind w:left="851"/>
        <w:rPr>
          <w:szCs w:val="19"/>
          <w:lang w:eastAsia="zh-CN"/>
        </w:rPr>
      </w:pPr>
    </w:p>
    <w:p w14:paraId="5B13FEBC" w14:textId="77777777" w:rsidR="00252CFC" w:rsidRPr="001D6566" w:rsidRDefault="00252CFC" w:rsidP="00252CFC">
      <w:pPr>
        <w:tabs>
          <w:tab w:val="left" w:pos="851"/>
          <w:tab w:val="left" w:pos="1276"/>
        </w:tabs>
        <w:rPr>
          <w:szCs w:val="19"/>
          <w:lang w:eastAsia="zh-CN"/>
        </w:rPr>
      </w:pPr>
      <w:r w:rsidRPr="001D6566">
        <w:rPr>
          <w:szCs w:val="19"/>
          <w:lang w:eastAsia="zh-CN"/>
        </w:rPr>
        <w:tab/>
      </w:r>
      <w:r>
        <w:rPr>
          <w:szCs w:val="19"/>
          <w:lang w:eastAsia="zh-CN"/>
        </w:rPr>
        <w:t>a</w:t>
      </w:r>
      <w:r w:rsidRPr="001D6566">
        <w:rPr>
          <w:szCs w:val="19"/>
          <w:lang w:eastAsia="zh-CN"/>
        </w:rPr>
        <w:t>t</w:t>
      </w:r>
      <w:r>
        <w:rPr>
          <w:szCs w:val="19"/>
          <w:lang w:eastAsia="zh-CN"/>
        </w:rPr>
        <w:tab/>
        <w:t>ejerlejligheden</w:t>
      </w:r>
      <w:r w:rsidRPr="001D6566">
        <w:rPr>
          <w:szCs w:val="19"/>
          <w:lang w:eastAsia="zh-CN"/>
        </w:rPr>
        <w:t xml:space="preserve"> på overtagelsesdagen afleveres uden væsentlige mangler</w:t>
      </w:r>
      <w:r>
        <w:rPr>
          <w:szCs w:val="19"/>
          <w:lang w:eastAsia="zh-CN"/>
        </w:rPr>
        <w:t>.</w:t>
      </w:r>
    </w:p>
    <w:p w14:paraId="40A15976" w14:textId="27C94336" w:rsidR="00874B18" w:rsidRDefault="00874B18" w:rsidP="00874B18">
      <w:pPr>
        <w:pStyle w:val="Overskrift2"/>
        <w:rPr>
          <w:b w:val="0"/>
          <w:bCs/>
          <w:noProof/>
          <w:snapToGrid w:val="0"/>
        </w:rPr>
      </w:pPr>
      <w:bookmarkStart w:id="59" w:name="_Ref105150041"/>
      <w:r w:rsidRPr="00874B18">
        <w:rPr>
          <w:b w:val="0"/>
          <w:bCs/>
        </w:rPr>
        <w:t>Ovennævnte betingelse (rådgiverforbeholdet</w:t>
      </w:r>
      <w:r w:rsidR="0004213E">
        <w:rPr>
          <w:b w:val="0"/>
          <w:bCs/>
        </w:rPr>
        <w:t xml:space="preserve"> i pkt. 1</w:t>
      </w:r>
      <w:r w:rsidR="00F75D1B">
        <w:rPr>
          <w:b w:val="0"/>
          <w:bCs/>
        </w:rPr>
        <w:t>9</w:t>
      </w:r>
      <w:r w:rsidR="0004213E">
        <w:rPr>
          <w:b w:val="0"/>
          <w:bCs/>
        </w:rPr>
        <w:t>.3, 1. og 2. ”at”</w:t>
      </w:r>
      <w:r w:rsidRPr="00874B18">
        <w:rPr>
          <w:b w:val="0"/>
          <w:bCs/>
        </w:rPr>
        <w:t xml:space="preserve">) bortfalder, hvis Køber ikke har gjort den gældende senest 6 hverdage efter Købers og Sælgers underskrift af købsaftalen. Købers rådgivers godkendelse sendes til Sælgers advokat, DAHL Advokatpartnerselskab, att.: advokat Anette Kusk på mailadressen </w:t>
      </w:r>
      <w:hyperlink r:id="rId17" w:history="1">
        <w:r w:rsidRPr="00874B18">
          <w:rPr>
            <w:rStyle w:val="Hyperlink"/>
            <w:b w:val="0"/>
            <w:bCs/>
          </w:rPr>
          <w:t>ank@dahllaw.dk</w:t>
        </w:r>
      </w:hyperlink>
      <w:r w:rsidRPr="00874B18">
        <w:rPr>
          <w:b w:val="0"/>
          <w:bCs/>
        </w:rPr>
        <w:t xml:space="preserve"> </w:t>
      </w:r>
      <w:r w:rsidRPr="00874B18">
        <w:rPr>
          <w:b w:val="0"/>
          <w:bCs/>
          <w:spacing w:val="-3"/>
        </w:rPr>
        <w:t xml:space="preserve">og med kopi til </w:t>
      </w:r>
      <w:r w:rsidRPr="00874B18">
        <w:rPr>
          <w:b w:val="0"/>
          <w:bCs/>
          <w:noProof/>
          <w:snapToGrid w:val="0"/>
        </w:rPr>
        <w:t>Jane Kirk</w:t>
      </w:r>
      <w:r w:rsidRPr="00874B18">
        <w:rPr>
          <w:b w:val="0"/>
          <w:bCs/>
          <w:spacing w:val="-3"/>
        </w:rPr>
        <w:t xml:space="preserve"> på mailadressen </w:t>
      </w:r>
      <w:hyperlink r:id="rId18" w:history="1">
        <w:r w:rsidRPr="00874B18">
          <w:rPr>
            <w:rStyle w:val="Hyperlink"/>
            <w:b w:val="0"/>
            <w:bCs/>
            <w:noProof/>
            <w:snapToGrid w:val="0"/>
          </w:rPr>
          <w:t>jak@dahllaw.dk</w:t>
        </w:r>
      </w:hyperlink>
      <w:r w:rsidRPr="00874B18">
        <w:rPr>
          <w:b w:val="0"/>
          <w:bCs/>
          <w:noProof/>
          <w:snapToGrid w:val="0"/>
        </w:rPr>
        <w:t xml:space="preserve"> og kopi til ejendomsmægler</w:t>
      </w:r>
      <w:bookmarkEnd w:id="59"/>
      <w:r>
        <w:rPr>
          <w:b w:val="0"/>
          <w:bCs/>
          <w:noProof/>
          <w:snapToGrid w:val="0"/>
        </w:rPr>
        <w:t>.</w:t>
      </w:r>
    </w:p>
    <w:p w14:paraId="65F6C1F0" w14:textId="05F72C0E" w:rsidR="00874B18" w:rsidRDefault="00874B18" w:rsidP="00874B18">
      <w:pPr>
        <w:pStyle w:val="Overskrift2"/>
        <w:rPr>
          <w:b w:val="0"/>
          <w:bCs/>
          <w:noProof/>
          <w:snapToGrid w:val="0"/>
        </w:rPr>
      </w:pPr>
      <w:r w:rsidRPr="00874B18">
        <w:rPr>
          <w:b w:val="0"/>
          <w:bCs/>
        </w:rPr>
        <w:t>Når betingelserne er opfyldt, kan Køber kræve endelig adkomst. Sælgers advokat bemyndiges til at give købsaftalen påtegning om endelig adkomst, når betingelserne herfor er opfyldt. Køber fraskriver sig herved retten til at tilbagekalde denne fuldmagt.</w:t>
      </w:r>
      <w:r w:rsidRPr="00874B18">
        <w:rPr>
          <w:b w:val="0"/>
          <w:bCs/>
          <w:noProof/>
          <w:snapToGrid w:val="0"/>
        </w:rPr>
        <w:t xml:space="preserve">  </w:t>
      </w:r>
    </w:p>
    <w:p w14:paraId="7661BC1F" w14:textId="77777777" w:rsidR="00A43321" w:rsidRPr="00A43321" w:rsidRDefault="00A43321" w:rsidP="00A43321">
      <w:pPr>
        <w:pStyle w:val="Niveau3"/>
        <w:numPr>
          <w:ilvl w:val="0"/>
          <w:numId w:val="0"/>
        </w:numPr>
        <w:ind w:left="851"/>
      </w:pPr>
    </w:p>
    <w:p w14:paraId="1D395FA7" w14:textId="77777777" w:rsidR="00A43321" w:rsidRDefault="00A43321" w:rsidP="00A43321">
      <w:pPr>
        <w:pStyle w:val="Overskrift1"/>
      </w:pPr>
      <w:r w:rsidRPr="00F64626">
        <w:t>Disposition</w:t>
      </w:r>
    </w:p>
    <w:p w14:paraId="3D174BE8" w14:textId="77777777" w:rsidR="00A43321" w:rsidRDefault="00A43321" w:rsidP="00A43321">
      <w:pPr>
        <w:pStyle w:val="Overskrift2"/>
        <w:rPr>
          <w:b w:val="0"/>
          <w:bCs/>
        </w:rPr>
      </w:pPr>
      <w:r w:rsidRPr="00E02CFB">
        <w:rPr>
          <w:b w:val="0"/>
          <w:bCs/>
        </w:rPr>
        <w:t>Inden Køber disponerer over ejerlejligheden, uanset om dette sker før eller på overtagelses-dagen, skal</w:t>
      </w:r>
    </w:p>
    <w:p w14:paraId="41C7CCA3" w14:textId="77777777" w:rsidR="00A43321" w:rsidRPr="00DA4D45" w:rsidRDefault="00A43321" w:rsidP="00A43321">
      <w:pPr>
        <w:pStyle w:val="BulletopstillingAltp"/>
        <w:tabs>
          <w:tab w:val="clear" w:pos="1418"/>
          <w:tab w:val="num" w:pos="1985"/>
        </w:tabs>
        <w:spacing w:after="120" w:line="280" w:lineRule="atLeast"/>
        <w:ind w:left="1276" w:hanging="283"/>
      </w:pPr>
      <w:r w:rsidRPr="00DA4D45">
        <w:t>alle forpligtelser vedrørende deponering og garantistillelser være opfyldt,</w:t>
      </w:r>
    </w:p>
    <w:p w14:paraId="29025C63" w14:textId="77777777" w:rsidR="00A43321" w:rsidRPr="00DA4D45" w:rsidRDefault="00A43321" w:rsidP="00A43321">
      <w:pPr>
        <w:pStyle w:val="BulletopstillingAltp"/>
        <w:tabs>
          <w:tab w:val="clear" w:pos="1418"/>
          <w:tab w:val="num" w:pos="1985"/>
        </w:tabs>
        <w:spacing w:after="120" w:line="280" w:lineRule="atLeast"/>
        <w:ind w:left="1276" w:hanging="283"/>
      </w:pPr>
      <w:r>
        <w:t>K</w:t>
      </w:r>
      <w:r w:rsidRPr="00DA4D45">
        <w:t>øbers andel af tinglysningsafgiften og ejendomsskat være betalt eller deponeret,</w:t>
      </w:r>
    </w:p>
    <w:p w14:paraId="5A9F0D44" w14:textId="77777777" w:rsidR="00A43321" w:rsidRDefault="00A43321" w:rsidP="00A43321">
      <w:pPr>
        <w:pStyle w:val="BulletopstillingAltp"/>
        <w:tabs>
          <w:tab w:val="clear" w:pos="1418"/>
          <w:tab w:val="num" w:pos="1985"/>
        </w:tabs>
        <w:spacing w:after="120" w:line="280" w:lineRule="atLeast"/>
        <w:ind w:left="1276" w:hanging="283"/>
      </w:pPr>
      <w:r>
        <w:t>K</w:t>
      </w:r>
      <w:r w:rsidRPr="00DA4D45">
        <w:t>øber skal have signeret skøde</w:t>
      </w:r>
      <w:r>
        <w:t xml:space="preserve"> </w:t>
      </w:r>
      <w:r w:rsidRPr="00DA4D45">
        <w:t>og evt. påtegninger vedrørende overdragelse/sikkerhed til ejerforening, grundejerforening m</w:t>
      </w:r>
      <w:r>
        <w:t>.</w:t>
      </w:r>
      <w:r w:rsidRPr="00DA4D45">
        <w:t>v.</w:t>
      </w:r>
    </w:p>
    <w:p w14:paraId="0B515E6F" w14:textId="535AE121" w:rsidR="00874B18" w:rsidRPr="00874B18" w:rsidRDefault="00A43321" w:rsidP="00A43321">
      <w:pPr>
        <w:pStyle w:val="BulletopstillingAltp"/>
        <w:tabs>
          <w:tab w:val="clear" w:pos="1418"/>
          <w:tab w:val="num" w:pos="1985"/>
        </w:tabs>
        <w:spacing w:after="120" w:line="280" w:lineRule="atLeast"/>
        <w:ind w:left="1276" w:hanging="283"/>
      </w:pPr>
      <w:r w:rsidRPr="00DA4D45">
        <w:t>alle forbehold for handlens gennemførelse være afklaret.</w:t>
      </w:r>
    </w:p>
    <w:p w14:paraId="340FB8CF" w14:textId="77777777" w:rsidR="004A1E78" w:rsidRPr="00443907" w:rsidRDefault="004A1E78" w:rsidP="004A1E78">
      <w:pPr>
        <w:pStyle w:val="Niveau3"/>
        <w:numPr>
          <w:ilvl w:val="0"/>
          <w:numId w:val="0"/>
        </w:numPr>
      </w:pPr>
    </w:p>
    <w:p w14:paraId="2B8F5529" w14:textId="77777777" w:rsidR="00A43321" w:rsidRPr="00CC0365" w:rsidRDefault="00A43321" w:rsidP="00A43321">
      <w:pPr>
        <w:pStyle w:val="Overskrift1"/>
      </w:pPr>
      <w:r w:rsidRPr="00CC0365">
        <w:t>KØBERS SÆRLIGE FORHOLD (DER ER INDIVIDUELT MED KØBER AFTALT FØLGENDE):</w:t>
      </w:r>
    </w:p>
    <w:p w14:paraId="34C2BFAA" w14:textId="77777777" w:rsidR="00A43321" w:rsidRDefault="00A43321" w:rsidP="00A43321">
      <w:pPr>
        <w:pStyle w:val="Overskrift2"/>
        <w:rPr>
          <w:b w:val="0"/>
          <w:bCs/>
        </w:rPr>
      </w:pPr>
      <w:r w:rsidRPr="008E06DF">
        <w:rPr>
          <w:b w:val="0"/>
          <w:bCs/>
        </w:rPr>
        <w:t xml:space="preserve">Intet. </w:t>
      </w:r>
    </w:p>
    <w:p w14:paraId="2E3FB852" w14:textId="0FE696FE" w:rsidR="00A43321" w:rsidRPr="00F46275" w:rsidRDefault="00A43321" w:rsidP="00A43321">
      <w:pPr>
        <w:pStyle w:val="Overskrift2"/>
        <w:rPr>
          <w:b w:val="0"/>
          <w:bCs/>
        </w:rPr>
      </w:pPr>
      <w:r w:rsidRPr="00F46275">
        <w:rPr>
          <w:b w:val="0"/>
          <w:bCs/>
        </w:rPr>
        <w:t>Ovennævnte forbehold er betinget af, at disse godkendes af Sælgers advokat. Godkendelse skal foreligge senest 5 hverdage efter, at Købers advokat/rådgivers/</w:t>
      </w:r>
      <w:r>
        <w:rPr>
          <w:b w:val="0"/>
          <w:bCs/>
        </w:rPr>
        <w:t>pengeinstitut</w:t>
      </w:r>
      <w:r w:rsidRPr="00F46275">
        <w:rPr>
          <w:b w:val="0"/>
          <w:bCs/>
        </w:rPr>
        <w:t>s godkendelse foreligger, jf. punkt</w:t>
      </w:r>
      <w:r>
        <w:rPr>
          <w:b w:val="0"/>
          <w:bCs/>
        </w:rPr>
        <w:t xml:space="preserve"> </w:t>
      </w:r>
      <w:r w:rsidR="007A6E49">
        <w:rPr>
          <w:b w:val="0"/>
          <w:bCs/>
        </w:rPr>
        <w:t>1</w:t>
      </w:r>
      <w:r w:rsidR="00F75D1B">
        <w:rPr>
          <w:b w:val="0"/>
          <w:bCs/>
        </w:rPr>
        <w:t>9</w:t>
      </w:r>
      <w:r w:rsidR="007A6E49">
        <w:rPr>
          <w:b w:val="0"/>
          <w:bCs/>
        </w:rPr>
        <w:t>.</w:t>
      </w:r>
      <w:r w:rsidR="00640F58">
        <w:rPr>
          <w:b w:val="0"/>
          <w:bCs/>
        </w:rPr>
        <w:t>3</w:t>
      </w:r>
      <w:r w:rsidR="007A6E49">
        <w:rPr>
          <w:b w:val="0"/>
          <w:bCs/>
        </w:rPr>
        <w:t xml:space="preserve"> </w:t>
      </w:r>
      <w:r>
        <w:rPr>
          <w:b w:val="0"/>
          <w:bCs/>
        </w:rPr>
        <w:t>og</w:t>
      </w:r>
      <w:r w:rsidR="007A6E49">
        <w:rPr>
          <w:b w:val="0"/>
          <w:bCs/>
        </w:rPr>
        <w:t xml:space="preserve"> 1</w:t>
      </w:r>
      <w:r w:rsidR="00F75D1B">
        <w:rPr>
          <w:b w:val="0"/>
          <w:bCs/>
        </w:rPr>
        <w:t>9</w:t>
      </w:r>
      <w:r w:rsidR="007A6E49">
        <w:rPr>
          <w:b w:val="0"/>
          <w:bCs/>
        </w:rPr>
        <w:t>.4</w:t>
      </w:r>
      <w:r>
        <w:rPr>
          <w:b w:val="0"/>
          <w:bCs/>
        </w:rPr>
        <w:t>.</w:t>
      </w:r>
    </w:p>
    <w:p w14:paraId="07975034" w14:textId="77777777" w:rsidR="0093635F" w:rsidRPr="0093635F" w:rsidRDefault="0093635F" w:rsidP="0093635F">
      <w:pPr>
        <w:pStyle w:val="Niveau3"/>
        <w:numPr>
          <w:ilvl w:val="0"/>
          <w:numId w:val="0"/>
        </w:numPr>
        <w:ind w:left="851"/>
      </w:pPr>
    </w:p>
    <w:p w14:paraId="29132808" w14:textId="77777777" w:rsidR="0093635F" w:rsidRDefault="0093635F" w:rsidP="0093635F">
      <w:pPr>
        <w:pStyle w:val="Overskrift1"/>
      </w:pPr>
      <w:r w:rsidRPr="001D6566">
        <w:t>BILAG</w:t>
      </w:r>
    </w:p>
    <w:p w14:paraId="5EF38FA6" w14:textId="77777777" w:rsidR="0093635F" w:rsidRPr="008D1023" w:rsidRDefault="0093635F" w:rsidP="0093635F">
      <w:pPr>
        <w:pStyle w:val="Overskrift2"/>
        <w:rPr>
          <w:b w:val="0"/>
          <w:bCs/>
        </w:rPr>
      </w:pPr>
      <w:r w:rsidRPr="008D1023">
        <w:rPr>
          <w:b w:val="0"/>
          <w:bCs/>
        </w:rPr>
        <w:t>Køber har forinden underskrivelsen af nærværende købsaftale fået udleveret samt haft lejlighed til at gennemgå følgende dokumenter:</w:t>
      </w:r>
      <w:bookmarkStart w:id="60" w:name="_Hlk101855789"/>
    </w:p>
    <w:p w14:paraId="40DABDDA" w14:textId="5853C8D1" w:rsidR="0093635F" w:rsidRPr="00BF2D02" w:rsidRDefault="0093635F" w:rsidP="0093635F">
      <w:pPr>
        <w:tabs>
          <w:tab w:val="num" w:pos="2127"/>
        </w:tabs>
        <w:spacing w:after="120"/>
        <w:ind w:left="2127" w:hanging="1276"/>
      </w:pPr>
      <w:bookmarkStart w:id="61" w:name="_Hlk90994531"/>
      <w:r w:rsidRPr="00BF2D02">
        <w:t>Bilag</w:t>
      </w:r>
      <w:r w:rsidR="002C39F5">
        <w:t xml:space="preserve"> 1.1</w:t>
      </w:r>
      <w:r w:rsidRPr="00BF2D02">
        <w:t xml:space="preserve">a: </w:t>
      </w:r>
      <w:r w:rsidRPr="00BF2D02">
        <w:tab/>
        <w:t xml:space="preserve">Foreløbig anmeldelse og fortegnelse over ejerlejligheder udarbejdet af </w:t>
      </w:r>
      <w:r w:rsidR="00BF2D02" w:rsidRPr="00BF2D02">
        <w:t>[</w:t>
      </w:r>
      <w:r w:rsidR="00BF2D02" w:rsidRPr="00BF2D02">
        <w:rPr>
          <w:i/>
          <w:iCs/>
          <w:highlight w:val="yellow"/>
        </w:rPr>
        <w:t>indsæt l</w:t>
      </w:r>
      <w:r w:rsidRPr="00BF2D02">
        <w:rPr>
          <w:i/>
          <w:iCs/>
          <w:highlight w:val="yellow"/>
        </w:rPr>
        <w:t>andinspektør</w:t>
      </w:r>
      <w:r w:rsidR="00BF2D02">
        <w:t>]</w:t>
      </w:r>
      <w:r w:rsidRPr="00BF2D02">
        <w:t xml:space="preserve"> af </w:t>
      </w:r>
      <w:r w:rsidR="00BF2D02" w:rsidRPr="00BF2D02">
        <w:t>[</w:t>
      </w:r>
      <w:r w:rsidR="00BF2D02" w:rsidRPr="00BF2D02">
        <w:rPr>
          <w:i/>
          <w:iCs/>
          <w:highlight w:val="yellow"/>
        </w:rPr>
        <w:t>indsæt dato</w:t>
      </w:r>
      <w:r w:rsidR="00BF2D02" w:rsidRPr="00BF2D02">
        <w:t>]</w:t>
      </w:r>
      <w:r w:rsidRPr="00BF2D02">
        <w:t>.</w:t>
      </w:r>
    </w:p>
    <w:p w14:paraId="22B23947" w14:textId="0C0997B9" w:rsidR="0093635F" w:rsidRPr="00FE615F" w:rsidRDefault="0093635F" w:rsidP="0093635F">
      <w:pPr>
        <w:tabs>
          <w:tab w:val="num" w:pos="2127"/>
        </w:tabs>
        <w:spacing w:after="120"/>
        <w:ind w:left="2127" w:hanging="1276"/>
      </w:pPr>
      <w:r w:rsidRPr="00FE615F">
        <w:t>Bilag</w:t>
      </w:r>
      <w:r w:rsidR="00DF72E3">
        <w:t xml:space="preserve"> 1</w:t>
      </w:r>
      <w:r w:rsidRPr="00FE615F">
        <w:t>.1b:</w:t>
      </w:r>
      <w:r w:rsidRPr="00FE615F">
        <w:tab/>
        <w:t>Rids af</w:t>
      </w:r>
      <w:r w:rsidRPr="00FE615F">
        <w:rPr>
          <w:b/>
          <w:bCs/>
          <w:noProof/>
          <w:snapToGrid w:val="0"/>
          <w:szCs w:val="19"/>
        </w:rPr>
        <w:t xml:space="preserve"> </w:t>
      </w:r>
      <w:r w:rsidR="00FE615F" w:rsidRPr="00FE615F">
        <w:t>[</w:t>
      </w:r>
      <w:r w:rsidR="00FE615F" w:rsidRPr="00FE615F">
        <w:rPr>
          <w:i/>
          <w:iCs/>
          <w:highlight w:val="yellow"/>
        </w:rPr>
        <w:t>indsæt dato</w:t>
      </w:r>
      <w:r w:rsidR="00FE615F" w:rsidRPr="00FE615F">
        <w:t>]</w:t>
      </w:r>
      <w:r w:rsidR="00FE615F">
        <w:t xml:space="preserve"> </w:t>
      </w:r>
      <w:r w:rsidRPr="00FE615F">
        <w:t xml:space="preserve">udarbejdet af </w:t>
      </w:r>
      <w:r w:rsidR="00FE615F" w:rsidRPr="00FE615F">
        <w:t>[</w:t>
      </w:r>
      <w:r w:rsidR="00FE615F" w:rsidRPr="00FE615F">
        <w:rPr>
          <w:i/>
          <w:iCs/>
          <w:highlight w:val="yellow"/>
        </w:rPr>
        <w:t>indsæt landinspektør</w:t>
      </w:r>
      <w:r w:rsidR="00FE615F" w:rsidRPr="00FE615F">
        <w:t>]</w:t>
      </w:r>
      <w:r w:rsidR="00FE615F">
        <w:t xml:space="preserve"> </w:t>
      </w:r>
      <w:r w:rsidRPr="00FE615F">
        <w:t>vedrørende fællesarealer m.v.</w:t>
      </w:r>
    </w:p>
    <w:p w14:paraId="342F5871" w14:textId="1760A8C4" w:rsidR="00AA424B" w:rsidRDefault="0093635F" w:rsidP="0093635F">
      <w:pPr>
        <w:tabs>
          <w:tab w:val="num" w:pos="2127"/>
        </w:tabs>
        <w:spacing w:after="120"/>
        <w:ind w:left="2127" w:hanging="1276"/>
      </w:pPr>
      <w:r w:rsidRPr="00FE615F">
        <w:t>Bilag 1.1c:</w:t>
      </w:r>
      <w:r w:rsidRPr="00FE615F">
        <w:tab/>
      </w:r>
      <w:r w:rsidRPr="00FE615F">
        <w:rPr>
          <w:rFonts w:eastAsia="Times New Roman"/>
          <w:szCs w:val="19"/>
        </w:rPr>
        <w:t>Foreløbig beregning af bygnings</w:t>
      </w:r>
      <w:r w:rsidR="00FE615F" w:rsidRPr="00FE615F">
        <w:rPr>
          <w:rFonts w:eastAsia="Times New Roman"/>
          <w:szCs w:val="19"/>
        </w:rPr>
        <w:t xml:space="preserve">arealer </w:t>
      </w:r>
      <w:r w:rsidRPr="00FE615F">
        <w:rPr>
          <w:rFonts w:eastAsia="Times New Roman"/>
          <w:szCs w:val="19"/>
        </w:rPr>
        <w:t xml:space="preserve">udarbejdet af </w:t>
      </w:r>
      <w:r w:rsidR="00FE615F" w:rsidRPr="00FE615F">
        <w:t>[</w:t>
      </w:r>
      <w:r w:rsidR="00FE615F" w:rsidRPr="00FE615F">
        <w:rPr>
          <w:i/>
          <w:iCs/>
          <w:highlight w:val="yellow"/>
        </w:rPr>
        <w:t>indsæt landinspektør</w:t>
      </w:r>
      <w:r w:rsidR="00FE615F" w:rsidRPr="00FE615F">
        <w:t>]</w:t>
      </w:r>
      <w:r w:rsidR="00FE615F">
        <w:t xml:space="preserve"> </w:t>
      </w:r>
      <w:r w:rsidR="00AA424B" w:rsidRPr="00FE615F">
        <w:t>[</w:t>
      </w:r>
      <w:r w:rsidR="00AA424B" w:rsidRPr="00FE615F">
        <w:rPr>
          <w:i/>
          <w:iCs/>
          <w:highlight w:val="yellow"/>
        </w:rPr>
        <w:t>indsæt dato</w:t>
      </w:r>
      <w:r w:rsidR="00AA424B" w:rsidRPr="00FE615F">
        <w:t>]</w:t>
      </w:r>
      <w:r w:rsidR="00AA424B">
        <w:t>.</w:t>
      </w:r>
    </w:p>
    <w:p w14:paraId="42B0628A" w14:textId="2BA10061" w:rsidR="0093635F" w:rsidRPr="00AA424B" w:rsidRDefault="0093635F" w:rsidP="0093635F">
      <w:pPr>
        <w:tabs>
          <w:tab w:val="num" w:pos="2127"/>
        </w:tabs>
        <w:spacing w:after="120"/>
        <w:ind w:left="2127" w:hanging="1276"/>
      </w:pPr>
      <w:r w:rsidRPr="00AA424B">
        <w:t>Bilag</w:t>
      </w:r>
      <w:r w:rsidR="00DF72E3">
        <w:t xml:space="preserve"> 2</w:t>
      </w:r>
      <w:r w:rsidRPr="00AA424B">
        <w:t>.1a:</w:t>
      </w:r>
      <w:r w:rsidRPr="00AA424B">
        <w:tab/>
        <w:t xml:space="preserve">Salgsopstilling inkl. plantegning med mål af </w:t>
      </w:r>
      <w:r w:rsidRPr="00AA424B">
        <w:rPr>
          <w:b/>
          <w:bCs/>
          <w:noProof/>
          <w:snapToGrid w:val="0"/>
          <w:szCs w:val="19"/>
        </w:rPr>
        <w:fldChar w:fldCharType="begin">
          <w:ffData>
            <w:name w:val=""/>
            <w:enabled/>
            <w:calcOnExit w:val="0"/>
            <w:textInput>
              <w:default w:val="[indsæt]"/>
            </w:textInput>
          </w:ffData>
        </w:fldChar>
      </w:r>
      <w:r w:rsidRPr="00AA424B">
        <w:rPr>
          <w:noProof/>
          <w:snapToGrid w:val="0"/>
          <w:szCs w:val="19"/>
        </w:rPr>
        <w:instrText xml:space="preserve"> FORMTEXT </w:instrText>
      </w:r>
      <w:r w:rsidRPr="00AA424B">
        <w:rPr>
          <w:b/>
          <w:bCs/>
          <w:noProof/>
          <w:snapToGrid w:val="0"/>
          <w:szCs w:val="19"/>
        </w:rPr>
      </w:r>
      <w:r w:rsidRPr="00AA424B">
        <w:rPr>
          <w:b/>
          <w:bCs/>
          <w:noProof/>
          <w:snapToGrid w:val="0"/>
          <w:szCs w:val="19"/>
        </w:rPr>
        <w:fldChar w:fldCharType="separate"/>
      </w:r>
      <w:r w:rsidRPr="00AA424B">
        <w:rPr>
          <w:noProof/>
          <w:snapToGrid w:val="0"/>
          <w:szCs w:val="19"/>
        </w:rPr>
        <w:t>[indsæt]</w:t>
      </w:r>
      <w:r w:rsidRPr="00AA424B">
        <w:rPr>
          <w:b/>
          <w:bCs/>
          <w:noProof/>
          <w:snapToGrid w:val="0"/>
          <w:szCs w:val="19"/>
        </w:rPr>
        <w:fldChar w:fldCharType="end"/>
      </w:r>
    </w:p>
    <w:p w14:paraId="03C12832" w14:textId="2AD43E60" w:rsidR="0093635F" w:rsidRPr="00AA424B" w:rsidRDefault="0093635F" w:rsidP="0093635F">
      <w:pPr>
        <w:tabs>
          <w:tab w:val="num" w:pos="2127"/>
        </w:tabs>
        <w:spacing w:after="120"/>
        <w:ind w:left="2127" w:hanging="1276"/>
        <w:rPr>
          <w:szCs w:val="19"/>
          <w:lang w:eastAsia="zh-CN"/>
        </w:rPr>
      </w:pPr>
      <w:r w:rsidRPr="00AA424B">
        <w:t>Bilag</w:t>
      </w:r>
      <w:r w:rsidR="007E074A">
        <w:t xml:space="preserve"> 2</w:t>
      </w:r>
      <w:r w:rsidRPr="00AA424B">
        <w:t>.1b:</w:t>
      </w:r>
      <w:r w:rsidRPr="00AA424B">
        <w:tab/>
        <w:t>M</w:t>
      </w:r>
      <w:r w:rsidRPr="00AA424B">
        <w:rPr>
          <w:szCs w:val="19"/>
          <w:lang w:eastAsia="zh-CN"/>
        </w:rPr>
        <w:t xml:space="preserve">aterialebeskrivelse af </w:t>
      </w:r>
      <w:r w:rsidR="00AA424B" w:rsidRPr="00AA424B">
        <w:t>[</w:t>
      </w:r>
      <w:r w:rsidR="00AA424B" w:rsidRPr="00AA424B">
        <w:rPr>
          <w:i/>
          <w:iCs/>
          <w:highlight w:val="yellow"/>
        </w:rPr>
        <w:t>indsæt dato</w:t>
      </w:r>
      <w:r w:rsidR="00AA424B" w:rsidRPr="00AA424B">
        <w:t>].</w:t>
      </w:r>
    </w:p>
    <w:p w14:paraId="242FB466" w14:textId="416EF4BA" w:rsidR="0093635F" w:rsidRPr="00AA424B" w:rsidRDefault="0093635F" w:rsidP="0093635F">
      <w:pPr>
        <w:tabs>
          <w:tab w:val="num" w:pos="2127"/>
        </w:tabs>
        <w:spacing w:after="120"/>
        <w:ind w:left="2127" w:hanging="1276"/>
        <w:rPr>
          <w:szCs w:val="19"/>
          <w:lang w:eastAsia="zh-CN"/>
        </w:rPr>
      </w:pPr>
      <w:r w:rsidRPr="00AA424B">
        <w:rPr>
          <w:szCs w:val="19"/>
          <w:lang w:eastAsia="zh-CN"/>
        </w:rPr>
        <w:t xml:space="preserve">Bilag 2.2: </w:t>
      </w:r>
      <w:r w:rsidRPr="00AA424B">
        <w:rPr>
          <w:szCs w:val="19"/>
          <w:lang w:eastAsia="zh-CN"/>
        </w:rPr>
        <w:tab/>
        <w:t xml:space="preserve">Rids </w:t>
      </w:r>
      <w:r w:rsidR="00AA424B" w:rsidRPr="00FE615F">
        <w:t>[</w:t>
      </w:r>
      <w:r w:rsidR="00AA424B" w:rsidRPr="00FE615F">
        <w:rPr>
          <w:i/>
          <w:iCs/>
          <w:highlight w:val="yellow"/>
        </w:rPr>
        <w:t>indsæt dato</w:t>
      </w:r>
      <w:r w:rsidR="00AA424B" w:rsidRPr="00FE615F">
        <w:t>]</w:t>
      </w:r>
      <w:r w:rsidR="00AA424B">
        <w:t xml:space="preserve"> </w:t>
      </w:r>
      <w:r w:rsidRPr="00AA424B">
        <w:t xml:space="preserve">udarbejdet af </w:t>
      </w:r>
      <w:r w:rsidR="00AA424B" w:rsidRPr="00FE615F">
        <w:t>[</w:t>
      </w:r>
      <w:r w:rsidR="00AA424B" w:rsidRPr="00FE615F">
        <w:rPr>
          <w:i/>
          <w:iCs/>
          <w:highlight w:val="yellow"/>
        </w:rPr>
        <w:t>indsæt landinspektør</w:t>
      </w:r>
      <w:r w:rsidR="00AA424B" w:rsidRPr="00FE615F">
        <w:t>]</w:t>
      </w:r>
      <w:r w:rsidR="00AA424B">
        <w:t xml:space="preserve"> </w:t>
      </w:r>
      <w:r w:rsidRPr="00AA424B">
        <w:t>vedrørende</w:t>
      </w:r>
      <w:r w:rsidRPr="00AA424B">
        <w:rPr>
          <w:szCs w:val="19"/>
          <w:lang w:eastAsia="zh-CN"/>
        </w:rPr>
        <w:t xml:space="preserve"> parkeringspladser.</w:t>
      </w:r>
    </w:p>
    <w:p w14:paraId="1F720D9D" w14:textId="335AF6EE" w:rsidR="0093635F" w:rsidRPr="004B1199" w:rsidRDefault="0093635F" w:rsidP="0093635F">
      <w:pPr>
        <w:tabs>
          <w:tab w:val="num" w:pos="2127"/>
        </w:tabs>
        <w:spacing w:after="120"/>
        <w:ind w:left="2127" w:hanging="1276"/>
        <w:rPr>
          <w:szCs w:val="19"/>
          <w:lang w:eastAsia="zh-CN"/>
        </w:rPr>
      </w:pPr>
      <w:r w:rsidRPr="004B1199">
        <w:rPr>
          <w:szCs w:val="19"/>
          <w:lang w:eastAsia="zh-CN"/>
        </w:rPr>
        <w:t>Bilag 2.</w:t>
      </w:r>
      <w:r w:rsidR="007E074A">
        <w:rPr>
          <w:szCs w:val="19"/>
          <w:lang w:eastAsia="zh-CN"/>
        </w:rPr>
        <w:t>6</w:t>
      </w:r>
      <w:r w:rsidRPr="004B1199">
        <w:rPr>
          <w:szCs w:val="19"/>
          <w:lang w:eastAsia="zh-CN"/>
        </w:rPr>
        <w:t>:</w:t>
      </w:r>
      <w:r w:rsidRPr="004B1199">
        <w:rPr>
          <w:szCs w:val="19"/>
          <w:lang w:eastAsia="zh-CN"/>
        </w:rPr>
        <w:tab/>
        <w:t>Tilbud på byggeskadeforsikring af</w:t>
      </w:r>
      <w:r w:rsidR="007E074A">
        <w:rPr>
          <w:szCs w:val="19"/>
          <w:lang w:eastAsia="zh-CN"/>
        </w:rPr>
        <w:t xml:space="preserve"> [</w:t>
      </w:r>
      <w:r w:rsidR="007E074A" w:rsidRPr="007E074A">
        <w:rPr>
          <w:i/>
          <w:iCs/>
          <w:szCs w:val="19"/>
          <w:highlight w:val="yellow"/>
          <w:lang w:eastAsia="zh-CN"/>
        </w:rPr>
        <w:t>indsæt</w:t>
      </w:r>
      <w:r w:rsidR="007E074A">
        <w:rPr>
          <w:szCs w:val="19"/>
          <w:lang w:eastAsia="zh-CN"/>
        </w:rPr>
        <w:t>]</w:t>
      </w:r>
      <w:r w:rsidR="007E074A" w:rsidRPr="004B1199">
        <w:rPr>
          <w:szCs w:val="19"/>
          <w:lang w:eastAsia="zh-CN"/>
        </w:rPr>
        <w:t xml:space="preserve"> </w:t>
      </w:r>
    </w:p>
    <w:p w14:paraId="7580F5C1" w14:textId="25D13933" w:rsidR="0093635F" w:rsidRDefault="0093635F" w:rsidP="0093635F">
      <w:pPr>
        <w:tabs>
          <w:tab w:val="num" w:pos="2127"/>
        </w:tabs>
        <w:spacing w:after="120"/>
        <w:ind w:left="2127" w:hanging="1276"/>
        <w:rPr>
          <w:bCs/>
        </w:rPr>
      </w:pPr>
      <w:r w:rsidRPr="004B1199">
        <w:rPr>
          <w:szCs w:val="19"/>
          <w:lang w:eastAsia="zh-CN"/>
        </w:rPr>
        <w:t>Bilag 3.1</w:t>
      </w:r>
      <w:r w:rsidR="004B1199" w:rsidRPr="004B1199">
        <w:rPr>
          <w:szCs w:val="19"/>
          <w:lang w:eastAsia="zh-CN"/>
        </w:rPr>
        <w:t>a</w:t>
      </w:r>
      <w:r w:rsidRPr="004B1199">
        <w:rPr>
          <w:szCs w:val="19"/>
          <w:lang w:eastAsia="zh-CN"/>
        </w:rPr>
        <w:t>:</w:t>
      </w:r>
      <w:r w:rsidRPr="004B1199">
        <w:rPr>
          <w:szCs w:val="19"/>
          <w:lang w:eastAsia="zh-CN"/>
        </w:rPr>
        <w:tab/>
      </w:r>
      <w:r w:rsidR="004B1199" w:rsidRPr="004B1199">
        <w:rPr>
          <w:bCs/>
        </w:rPr>
        <w:t>Lokalplan 321 vedrørende Centerområde og offentlige formål ved Strandvejen i Ebeltoft.</w:t>
      </w:r>
      <w:r w:rsidR="004B1199">
        <w:rPr>
          <w:bCs/>
        </w:rPr>
        <w:t xml:space="preserve"> </w:t>
      </w:r>
    </w:p>
    <w:p w14:paraId="668C2919" w14:textId="722F069E" w:rsidR="004B1199" w:rsidRPr="0008538A" w:rsidRDefault="004B1199" w:rsidP="0093635F">
      <w:pPr>
        <w:tabs>
          <w:tab w:val="num" w:pos="2127"/>
        </w:tabs>
        <w:spacing w:after="120"/>
        <w:ind w:left="2127" w:hanging="1276"/>
        <w:rPr>
          <w:szCs w:val="19"/>
          <w:lang w:eastAsia="zh-CN"/>
        </w:rPr>
      </w:pPr>
      <w:r w:rsidRPr="0008538A">
        <w:rPr>
          <w:bCs/>
        </w:rPr>
        <w:t>Bilag 3.1b:</w:t>
      </w:r>
      <w:r w:rsidRPr="0008538A">
        <w:rPr>
          <w:bCs/>
        </w:rPr>
        <w:tab/>
      </w:r>
      <w:r w:rsidR="0008538A">
        <w:rPr>
          <w:bCs/>
        </w:rPr>
        <w:t>Kommuneplantillæg nr. 58 til Ebeltoft Kommuneplan 1997</w:t>
      </w:r>
    </w:p>
    <w:p w14:paraId="6F60F661" w14:textId="349FD6F3" w:rsidR="0093635F" w:rsidRPr="004723EC" w:rsidRDefault="0093635F" w:rsidP="0093635F">
      <w:pPr>
        <w:tabs>
          <w:tab w:val="num" w:pos="2127"/>
        </w:tabs>
        <w:spacing w:after="120"/>
        <w:ind w:left="2127" w:hanging="1276"/>
        <w:rPr>
          <w:noProof/>
          <w:snapToGrid w:val="0"/>
        </w:rPr>
      </w:pPr>
      <w:r w:rsidRPr="004723EC">
        <w:t>Bilag 3.3:</w:t>
      </w:r>
      <w:r w:rsidRPr="004723EC">
        <w:tab/>
      </w:r>
      <w:r w:rsidRPr="004723EC">
        <w:rPr>
          <w:noProof/>
          <w:snapToGrid w:val="0"/>
        </w:rPr>
        <w:t xml:space="preserve">Ejendomsdatarapport med bilag af </w:t>
      </w:r>
      <w:r w:rsidR="004723EC" w:rsidRPr="00FE615F">
        <w:t>[</w:t>
      </w:r>
      <w:r w:rsidR="004723EC" w:rsidRPr="00FE615F">
        <w:rPr>
          <w:i/>
          <w:iCs/>
          <w:highlight w:val="yellow"/>
        </w:rPr>
        <w:t>indsæt dato</w:t>
      </w:r>
      <w:r w:rsidR="004723EC" w:rsidRPr="00FE615F">
        <w:t>]</w:t>
      </w:r>
    </w:p>
    <w:p w14:paraId="75D8DE72" w14:textId="77777777" w:rsidR="0093635F" w:rsidRPr="004723EC" w:rsidRDefault="0093635F" w:rsidP="0093635F">
      <w:pPr>
        <w:tabs>
          <w:tab w:val="num" w:pos="2127"/>
        </w:tabs>
        <w:spacing w:after="120"/>
        <w:ind w:left="2127" w:hanging="1276"/>
        <w:rPr>
          <w:noProof/>
          <w:snapToGrid w:val="0"/>
        </w:rPr>
      </w:pPr>
      <w:r w:rsidRPr="004723EC">
        <w:rPr>
          <w:noProof/>
          <w:snapToGrid w:val="0"/>
        </w:rPr>
        <w:t>Bilag 3.4:</w:t>
      </w:r>
      <w:r w:rsidRPr="004723EC">
        <w:rPr>
          <w:noProof/>
          <w:snapToGrid w:val="0"/>
        </w:rPr>
        <w:tab/>
        <w:t>Anslåede varmeudgifter</w:t>
      </w:r>
    </w:p>
    <w:p w14:paraId="1BDABB52" w14:textId="79F0FD44" w:rsidR="0093635F" w:rsidRPr="004723EC" w:rsidRDefault="0093635F" w:rsidP="0093635F">
      <w:pPr>
        <w:tabs>
          <w:tab w:val="num" w:pos="2127"/>
        </w:tabs>
        <w:spacing w:after="120"/>
        <w:ind w:left="2127" w:hanging="1276"/>
      </w:pPr>
      <w:r w:rsidRPr="004723EC">
        <w:t>Bilag</w:t>
      </w:r>
      <w:r w:rsidR="00A90A14">
        <w:t xml:space="preserve"> 4.8:</w:t>
      </w:r>
      <w:r w:rsidRPr="004723EC">
        <w:tab/>
        <w:t>Tilbud på bygnings- og brandforsikring</w:t>
      </w:r>
    </w:p>
    <w:p w14:paraId="3150EEAA" w14:textId="4A803C8D" w:rsidR="0093635F" w:rsidRPr="004723EC" w:rsidRDefault="0093635F" w:rsidP="0093635F">
      <w:pPr>
        <w:tabs>
          <w:tab w:val="num" w:pos="1985"/>
          <w:tab w:val="left" w:pos="2127"/>
        </w:tabs>
        <w:spacing w:after="120"/>
        <w:ind w:left="1985" w:hanging="1134"/>
      </w:pPr>
      <w:r w:rsidRPr="004723EC">
        <w:t>Bilag 6.3.3:</w:t>
      </w:r>
      <w:r w:rsidRPr="004723EC">
        <w:tab/>
      </w:r>
      <w:r w:rsidRPr="004723EC">
        <w:tab/>
        <w:t xml:space="preserve">Vejledende beregning af ejendomsskat og ejendomsværdiskat af </w:t>
      </w:r>
      <w:r w:rsidR="004723EC" w:rsidRPr="00FE615F">
        <w:t>[</w:t>
      </w:r>
      <w:r w:rsidR="004723EC" w:rsidRPr="00FE615F">
        <w:rPr>
          <w:i/>
          <w:iCs/>
          <w:highlight w:val="yellow"/>
        </w:rPr>
        <w:t>indsæt dato</w:t>
      </w:r>
      <w:r w:rsidR="004723EC" w:rsidRPr="00FE615F">
        <w:t>]</w:t>
      </w:r>
    </w:p>
    <w:p w14:paraId="08E0BA3D" w14:textId="6201F4A5" w:rsidR="0093635F" w:rsidRPr="00AA0959" w:rsidRDefault="0093635F" w:rsidP="0093635F">
      <w:pPr>
        <w:tabs>
          <w:tab w:val="num" w:pos="2127"/>
        </w:tabs>
        <w:spacing w:after="120"/>
        <w:ind w:left="2127" w:hanging="1276"/>
        <w:rPr>
          <w:szCs w:val="19"/>
          <w:lang w:eastAsia="zh-CN"/>
        </w:rPr>
      </w:pPr>
      <w:r w:rsidRPr="00AA0959">
        <w:rPr>
          <w:szCs w:val="19"/>
          <w:lang w:eastAsia="zh-CN"/>
        </w:rPr>
        <w:t xml:space="preserve">Bilag </w:t>
      </w:r>
      <w:r w:rsidRPr="00AA0959">
        <w:rPr>
          <w:szCs w:val="19"/>
          <w:lang w:eastAsia="zh-CN"/>
        </w:rPr>
        <w:fldChar w:fldCharType="begin"/>
      </w:r>
      <w:r w:rsidRPr="00AA0959">
        <w:rPr>
          <w:szCs w:val="19"/>
          <w:lang w:eastAsia="zh-CN"/>
        </w:rPr>
        <w:instrText xml:space="preserve"> REF _Ref532915178 \r \h  \* MERGEFORMAT </w:instrText>
      </w:r>
      <w:r w:rsidRPr="00AA0959">
        <w:rPr>
          <w:szCs w:val="19"/>
          <w:lang w:eastAsia="zh-CN"/>
        </w:rPr>
      </w:r>
      <w:r w:rsidRPr="00AA0959">
        <w:rPr>
          <w:szCs w:val="19"/>
          <w:lang w:eastAsia="zh-CN"/>
        </w:rPr>
        <w:fldChar w:fldCharType="separate"/>
      </w:r>
      <w:r w:rsidR="00154B1D">
        <w:rPr>
          <w:szCs w:val="19"/>
          <w:lang w:eastAsia="zh-CN"/>
        </w:rPr>
        <w:t>9.4</w:t>
      </w:r>
      <w:r w:rsidRPr="00AA0959">
        <w:rPr>
          <w:szCs w:val="19"/>
          <w:lang w:eastAsia="zh-CN"/>
        </w:rPr>
        <w:fldChar w:fldCharType="end"/>
      </w:r>
      <w:r w:rsidRPr="00AA0959">
        <w:rPr>
          <w:szCs w:val="19"/>
          <w:lang w:eastAsia="zh-CN"/>
        </w:rPr>
        <w:t>:</w:t>
      </w:r>
      <w:r w:rsidRPr="00AA0959">
        <w:rPr>
          <w:szCs w:val="19"/>
          <w:lang w:eastAsia="zh-CN"/>
        </w:rPr>
        <w:tab/>
        <w:t>Garanti</w:t>
      </w:r>
    </w:p>
    <w:p w14:paraId="30557EC4" w14:textId="7D6978A7" w:rsidR="0093635F" w:rsidRPr="006E0F9A" w:rsidRDefault="0093635F" w:rsidP="0093635F">
      <w:pPr>
        <w:tabs>
          <w:tab w:val="num" w:pos="2127"/>
        </w:tabs>
        <w:spacing w:after="120"/>
        <w:ind w:left="2127" w:hanging="1276"/>
        <w:rPr>
          <w:szCs w:val="19"/>
          <w:lang w:eastAsia="zh-CN"/>
        </w:rPr>
      </w:pPr>
      <w:r w:rsidRPr="006E0F9A">
        <w:rPr>
          <w:szCs w:val="19"/>
          <w:lang w:eastAsia="zh-CN"/>
        </w:rPr>
        <w:t xml:space="preserve">Bilag </w:t>
      </w:r>
      <w:r w:rsidRPr="006E0F9A">
        <w:rPr>
          <w:szCs w:val="19"/>
          <w:lang w:eastAsia="zh-CN"/>
        </w:rPr>
        <w:fldChar w:fldCharType="begin"/>
      </w:r>
      <w:r w:rsidRPr="006E0F9A">
        <w:rPr>
          <w:szCs w:val="19"/>
          <w:lang w:eastAsia="zh-CN"/>
        </w:rPr>
        <w:instrText xml:space="preserve"> REF _Ref39064164 \r \h  \* MERGEFORMAT </w:instrText>
      </w:r>
      <w:r w:rsidRPr="006E0F9A">
        <w:rPr>
          <w:szCs w:val="19"/>
          <w:lang w:eastAsia="zh-CN"/>
        </w:rPr>
      </w:r>
      <w:r w:rsidRPr="006E0F9A">
        <w:rPr>
          <w:szCs w:val="19"/>
          <w:lang w:eastAsia="zh-CN"/>
        </w:rPr>
        <w:fldChar w:fldCharType="separate"/>
      </w:r>
      <w:r w:rsidR="00154B1D">
        <w:rPr>
          <w:szCs w:val="19"/>
          <w:lang w:eastAsia="zh-CN"/>
        </w:rPr>
        <w:t>10</w:t>
      </w:r>
      <w:r w:rsidRPr="006E0F9A">
        <w:rPr>
          <w:szCs w:val="19"/>
          <w:lang w:eastAsia="zh-CN"/>
        </w:rPr>
        <w:fldChar w:fldCharType="end"/>
      </w:r>
      <w:r w:rsidRPr="006E0F9A">
        <w:rPr>
          <w:szCs w:val="19"/>
          <w:lang w:eastAsia="zh-CN"/>
        </w:rPr>
        <w:t>.1a:</w:t>
      </w:r>
      <w:r w:rsidRPr="006E0F9A">
        <w:rPr>
          <w:szCs w:val="19"/>
          <w:lang w:eastAsia="zh-CN"/>
        </w:rPr>
        <w:tab/>
        <w:t xml:space="preserve">Tingbogsattest af </w:t>
      </w:r>
      <w:r w:rsidR="006E0F9A" w:rsidRPr="006E0F9A">
        <w:rPr>
          <w:szCs w:val="19"/>
          <w:lang w:eastAsia="zh-CN"/>
        </w:rPr>
        <w:t>[</w:t>
      </w:r>
      <w:r w:rsidR="006E0F9A" w:rsidRPr="006E0F9A">
        <w:rPr>
          <w:i/>
          <w:iCs/>
          <w:szCs w:val="19"/>
          <w:highlight w:val="yellow"/>
          <w:lang w:eastAsia="zh-CN"/>
        </w:rPr>
        <w:t>indsæt dato</w:t>
      </w:r>
      <w:r w:rsidR="006E0F9A" w:rsidRPr="006E0F9A">
        <w:rPr>
          <w:szCs w:val="19"/>
          <w:lang w:eastAsia="zh-CN"/>
        </w:rPr>
        <w:t>]</w:t>
      </w:r>
      <w:r w:rsidRPr="006E0F9A">
        <w:rPr>
          <w:szCs w:val="19"/>
          <w:lang w:eastAsia="zh-CN"/>
        </w:rPr>
        <w:t xml:space="preserve"> for Hovedejendommen</w:t>
      </w:r>
    </w:p>
    <w:p w14:paraId="5AECFF6A" w14:textId="77777777" w:rsidR="0093635F" w:rsidRPr="006E0F9A" w:rsidRDefault="0093635F" w:rsidP="0093635F">
      <w:pPr>
        <w:tabs>
          <w:tab w:val="num" w:pos="2127"/>
        </w:tabs>
        <w:spacing w:after="120"/>
        <w:ind w:left="2127" w:hanging="1276"/>
        <w:rPr>
          <w:szCs w:val="19"/>
          <w:lang w:eastAsia="zh-CN"/>
        </w:rPr>
      </w:pPr>
      <w:r w:rsidRPr="006E0F9A">
        <w:rPr>
          <w:szCs w:val="19"/>
          <w:lang w:eastAsia="zh-CN"/>
        </w:rPr>
        <w:t>Bilag 10.1b:</w:t>
      </w:r>
      <w:r w:rsidRPr="006E0F9A">
        <w:rPr>
          <w:szCs w:val="19"/>
          <w:lang w:eastAsia="zh-CN"/>
        </w:rPr>
        <w:tab/>
        <w:t>Servitutter</w:t>
      </w:r>
    </w:p>
    <w:p w14:paraId="0E9D5FD5" w14:textId="77777777" w:rsidR="0093635F" w:rsidRPr="004723EC" w:rsidRDefault="0093635F" w:rsidP="0093635F">
      <w:pPr>
        <w:tabs>
          <w:tab w:val="num" w:pos="2127"/>
        </w:tabs>
        <w:spacing w:after="120"/>
        <w:ind w:left="2127" w:hanging="1276"/>
        <w:rPr>
          <w:noProof/>
          <w:snapToGrid w:val="0"/>
        </w:rPr>
      </w:pPr>
      <w:r w:rsidRPr="004723EC">
        <w:rPr>
          <w:szCs w:val="19"/>
          <w:lang w:eastAsia="zh-CN"/>
        </w:rPr>
        <w:t>Bilag 11.1:</w:t>
      </w:r>
      <w:r w:rsidRPr="004723EC">
        <w:rPr>
          <w:szCs w:val="19"/>
          <w:lang w:eastAsia="zh-CN"/>
        </w:rPr>
        <w:tab/>
        <w:t xml:space="preserve">Vedtægter for Ejerforeningen </w:t>
      </w:r>
    </w:p>
    <w:p w14:paraId="46722886" w14:textId="77777777" w:rsidR="0093635F" w:rsidRPr="004723EC" w:rsidRDefault="0093635F" w:rsidP="0093635F">
      <w:pPr>
        <w:tabs>
          <w:tab w:val="num" w:pos="2127"/>
        </w:tabs>
        <w:spacing w:after="120"/>
        <w:ind w:left="2127" w:hanging="1276"/>
        <w:rPr>
          <w:noProof/>
          <w:snapToGrid w:val="0"/>
        </w:rPr>
      </w:pPr>
      <w:r w:rsidRPr="004723EC">
        <w:rPr>
          <w:szCs w:val="19"/>
          <w:lang w:eastAsia="zh-CN"/>
        </w:rPr>
        <w:t>Bilag 11.3:</w:t>
      </w:r>
      <w:r w:rsidRPr="004723EC">
        <w:rPr>
          <w:szCs w:val="19"/>
          <w:lang w:eastAsia="zh-CN"/>
        </w:rPr>
        <w:tab/>
        <w:t>Driftsbudget for Ejerforeningen</w:t>
      </w:r>
    </w:p>
    <w:p w14:paraId="2F49636D" w14:textId="4E4E83BE" w:rsidR="0093635F" w:rsidRPr="004723EC" w:rsidRDefault="0093635F" w:rsidP="0093635F">
      <w:pPr>
        <w:tabs>
          <w:tab w:val="num" w:pos="2127"/>
        </w:tabs>
        <w:spacing w:after="120"/>
        <w:ind w:left="2127" w:hanging="1276"/>
      </w:pPr>
      <w:r w:rsidRPr="004723EC">
        <w:t>Bilag 1</w:t>
      </w:r>
      <w:r w:rsidR="00CA6991">
        <w:t>5</w:t>
      </w:r>
      <w:r w:rsidRPr="004723EC">
        <w:t>.1:</w:t>
      </w:r>
      <w:r w:rsidRPr="004723EC">
        <w:tab/>
        <w:t>Erklæring om fortrydelsesret</w:t>
      </w:r>
    </w:p>
    <w:p w14:paraId="2D781461" w14:textId="4B708CAE" w:rsidR="0093635F" w:rsidRPr="004723EC" w:rsidRDefault="0093635F" w:rsidP="0093635F">
      <w:pPr>
        <w:tabs>
          <w:tab w:val="num" w:pos="2127"/>
        </w:tabs>
        <w:spacing w:after="120"/>
        <w:ind w:left="2127" w:hanging="1276"/>
      </w:pPr>
      <w:r w:rsidRPr="004723EC">
        <w:t>Bilag 1</w:t>
      </w:r>
      <w:r w:rsidR="00CA6991">
        <w:t>6</w:t>
      </w:r>
      <w:r w:rsidRPr="004723EC">
        <w:t>.1:</w:t>
      </w:r>
      <w:r w:rsidRPr="004723EC">
        <w:tab/>
        <w:t>Behandling af personoplysninger</w:t>
      </w:r>
    </w:p>
    <w:p w14:paraId="72B2A786" w14:textId="06C181E6" w:rsidR="0093635F" w:rsidRDefault="0093635F" w:rsidP="0093635F">
      <w:pPr>
        <w:tabs>
          <w:tab w:val="num" w:pos="2127"/>
        </w:tabs>
        <w:spacing w:after="120"/>
        <w:ind w:left="2127" w:hanging="1276"/>
      </w:pPr>
      <w:r w:rsidRPr="004723EC">
        <w:t>Bilag 1</w:t>
      </w:r>
      <w:r w:rsidR="00CA6991">
        <w:t>6</w:t>
      </w:r>
      <w:r w:rsidRPr="004723EC">
        <w:t>.2:</w:t>
      </w:r>
      <w:r w:rsidRPr="004723EC">
        <w:tab/>
        <w:t>Samtykkeerklæring til behandling af personoplysninger</w:t>
      </w:r>
    </w:p>
    <w:bookmarkEnd w:id="60"/>
    <w:bookmarkEnd w:id="61"/>
    <w:p w14:paraId="4AD1BB29" w14:textId="77777777" w:rsidR="0093635F" w:rsidRPr="00CC59A4" w:rsidRDefault="0093635F" w:rsidP="0093635F">
      <w:pPr>
        <w:tabs>
          <w:tab w:val="num" w:pos="2127"/>
        </w:tabs>
        <w:spacing w:after="120"/>
      </w:pPr>
    </w:p>
    <w:p w14:paraId="6B05FAEB" w14:textId="77777777" w:rsidR="0093635F" w:rsidRPr="001D6566" w:rsidRDefault="0093635F" w:rsidP="0093635F">
      <w:pPr>
        <w:rPr>
          <w:szCs w:val="19"/>
          <w:lang w:eastAsia="zh-CN"/>
        </w:rPr>
      </w:pPr>
      <w:r>
        <w:rPr>
          <w:szCs w:val="19"/>
          <w:lang w:eastAsia="zh-CN"/>
        </w:rPr>
        <w:t xml:space="preserve">Dato:  ______________           </w:t>
      </w:r>
      <w:r w:rsidRPr="001D6566">
        <w:rPr>
          <w:szCs w:val="19"/>
          <w:lang w:eastAsia="zh-CN"/>
        </w:rPr>
        <w:t xml:space="preserve">         </w:t>
      </w:r>
    </w:p>
    <w:p w14:paraId="5F780035" w14:textId="77777777" w:rsidR="0093635F" w:rsidRPr="001D6566" w:rsidRDefault="0093635F" w:rsidP="0093635F">
      <w:pPr>
        <w:rPr>
          <w:szCs w:val="19"/>
          <w:lang w:eastAsia="zh-CN"/>
        </w:rPr>
      </w:pPr>
      <w:r w:rsidRPr="001D6566">
        <w:rPr>
          <w:szCs w:val="19"/>
          <w:lang w:eastAsia="zh-CN"/>
        </w:rPr>
        <w:t xml:space="preserve">Som </w:t>
      </w:r>
      <w:r>
        <w:rPr>
          <w:szCs w:val="19"/>
          <w:lang w:eastAsia="zh-CN"/>
        </w:rPr>
        <w:t>K</w:t>
      </w:r>
      <w:r w:rsidRPr="001D6566">
        <w:rPr>
          <w:szCs w:val="19"/>
          <w:lang w:eastAsia="zh-CN"/>
        </w:rPr>
        <w:t>øber(e):</w:t>
      </w:r>
    </w:p>
    <w:p w14:paraId="19ACCE64" w14:textId="77777777" w:rsidR="0093635F" w:rsidRDefault="0093635F" w:rsidP="0093635F">
      <w:pPr>
        <w:rPr>
          <w:szCs w:val="19"/>
          <w:lang w:eastAsia="zh-CN"/>
        </w:rPr>
      </w:pPr>
    </w:p>
    <w:p w14:paraId="1576A3B4" w14:textId="77777777" w:rsidR="0093635F" w:rsidRPr="001D6566" w:rsidRDefault="0093635F" w:rsidP="0093635F">
      <w:pPr>
        <w:rPr>
          <w:szCs w:val="19"/>
          <w:lang w:eastAsia="zh-CN"/>
        </w:rPr>
      </w:pPr>
    </w:p>
    <w:p w14:paraId="0372EDE9" w14:textId="77777777" w:rsidR="0093635F" w:rsidRPr="001D6566" w:rsidRDefault="0093635F" w:rsidP="0093635F">
      <w:pPr>
        <w:tabs>
          <w:tab w:val="left" w:pos="4536"/>
        </w:tabs>
        <w:rPr>
          <w:szCs w:val="19"/>
          <w:lang w:eastAsia="zh-CN"/>
        </w:rPr>
      </w:pPr>
      <w:r w:rsidRPr="001D6566">
        <w:rPr>
          <w:szCs w:val="19"/>
          <w:lang w:eastAsia="zh-CN"/>
        </w:rPr>
        <w:t>_________________________________</w:t>
      </w:r>
      <w:r w:rsidRPr="001D6566">
        <w:rPr>
          <w:szCs w:val="19"/>
          <w:lang w:eastAsia="zh-CN"/>
        </w:rPr>
        <w:tab/>
        <w:t>__________________________________</w:t>
      </w:r>
    </w:p>
    <w:p w14:paraId="6B1DBBFD" w14:textId="77777777" w:rsidR="0093635F" w:rsidRPr="003D000D" w:rsidRDefault="0093635F" w:rsidP="0093635F">
      <w:pPr>
        <w:tabs>
          <w:tab w:val="left" w:pos="4536"/>
        </w:tabs>
        <w:rPr>
          <w:i/>
          <w:iCs/>
          <w:spacing w:val="-3"/>
          <w:szCs w:val="19"/>
        </w:rPr>
      </w:pPr>
      <w:r w:rsidRPr="003D000D">
        <w:rPr>
          <w:i/>
          <w:iCs/>
          <w:noProof/>
          <w:snapToGrid w:val="0"/>
          <w:szCs w:val="19"/>
        </w:rPr>
        <w:fldChar w:fldCharType="begin">
          <w:ffData>
            <w:name w:val=""/>
            <w:enabled/>
            <w:calcOnExit w:val="0"/>
            <w:textInput>
              <w:default w:val="[indsæt]"/>
            </w:textInput>
          </w:ffData>
        </w:fldChar>
      </w:r>
      <w:r w:rsidRPr="003D000D">
        <w:rPr>
          <w:i/>
          <w:iCs/>
          <w:noProof/>
          <w:snapToGrid w:val="0"/>
          <w:szCs w:val="19"/>
        </w:rPr>
        <w:instrText xml:space="preserve"> FORMTEXT </w:instrText>
      </w:r>
      <w:r w:rsidRPr="003D000D">
        <w:rPr>
          <w:i/>
          <w:iCs/>
          <w:noProof/>
          <w:snapToGrid w:val="0"/>
          <w:szCs w:val="19"/>
        </w:rPr>
      </w:r>
      <w:r w:rsidRPr="003D000D">
        <w:rPr>
          <w:i/>
          <w:iCs/>
          <w:noProof/>
          <w:snapToGrid w:val="0"/>
          <w:szCs w:val="19"/>
        </w:rPr>
        <w:fldChar w:fldCharType="separate"/>
      </w:r>
      <w:r w:rsidRPr="003D000D">
        <w:rPr>
          <w:i/>
          <w:iCs/>
          <w:noProof/>
          <w:snapToGrid w:val="0"/>
          <w:szCs w:val="19"/>
        </w:rPr>
        <w:t>[indsæt]</w:t>
      </w:r>
      <w:r w:rsidRPr="003D000D">
        <w:rPr>
          <w:i/>
          <w:iCs/>
          <w:noProof/>
          <w:snapToGrid w:val="0"/>
          <w:szCs w:val="19"/>
        </w:rPr>
        <w:fldChar w:fldCharType="end"/>
      </w:r>
      <w:r w:rsidRPr="003D000D">
        <w:rPr>
          <w:i/>
          <w:iCs/>
          <w:spacing w:val="-3"/>
          <w:szCs w:val="19"/>
        </w:rPr>
        <w:tab/>
      </w:r>
      <w:r w:rsidRPr="003D000D">
        <w:rPr>
          <w:i/>
          <w:iCs/>
          <w:noProof/>
          <w:snapToGrid w:val="0"/>
          <w:szCs w:val="19"/>
        </w:rPr>
        <w:fldChar w:fldCharType="begin">
          <w:ffData>
            <w:name w:val=""/>
            <w:enabled/>
            <w:calcOnExit w:val="0"/>
            <w:textInput>
              <w:default w:val="[indsæt]"/>
            </w:textInput>
          </w:ffData>
        </w:fldChar>
      </w:r>
      <w:r w:rsidRPr="003D000D">
        <w:rPr>
          <w:i/>
          <w:iCs/>
          <w:noProof/>
          <w:snapToGrid w:val="0"/>
          <w:szCs w:val="19"/>
        </w:rPr>
        <w:instrText xml:space="preserve"> FORMTEXT </w:instrText>
      </w:r>
      <w:r w:rsidRPr="003D000D">
        <w:rPr>
          <w:i/>
          <w:iCs/>
          <w:noProof/>
          <w:snapToGrid w:val="0"/>
          <w:szCs w:val="19"/>
        </w:rPr>
      </w:r>
      <w:r w:rsidRPr="003D000D">
        <w:rPr>
          <w:i/>
          <w:iCs/>
          <w:noProof/>
          <w:snapToGrid w:val="0"/>
          <w:szCs w:val="19"/>
        </w:rPr>
        <w:fldChar w:fldCharType="separate"/>
      </w:r>
      <w:r w:rsidRPr="003D000D">
        <w:rPr>
          <w:i/>
          <w:iCs/>
          <w:noProof/>
          <w:snapToGrid w:val="0"/>
          <w:szCs w:val="19"/>
        </w:rPr>
        <w:t>[indsæt]</w:t>
      </w:r>
      <w:r w:rsidRPr="003D000D">
        <w:rPr>
          <w:i/>
          <w:iCs/>
          <w:noProof/>
          <w:snapToGrid w:val="0"/>
          <w:szCs w:val="19"/>
        </w:rPr>
        <w:fldChar w:fldCharType="end"/>
      </w:r>
    </w:p>
    <w:p w14:paraId="6EC1C986" w14:textId="77777777" w:rsidR="0093635F" w:rsidRDefault="0093635F" w:rsidP="0093635F">
      <w:pPr>
        <w:rPr>
          <w:szCs w:val="19"/>
          <w:lang w:eastAsia="zh-CN"/>
        </w:rPr>
      </w:pPr>
    </w:p>
    <w:p w14:paraId="1B5D1A2F" w14:textId="77777777" w:rsidR="0093635F" w:rsidRDefault="0093635F" w:rsidP="0093635F">
      <w:pPr>
        <w:rPr>
          <w:szCs w:val="19"/>
          <w:lang w:eastAsia="zh-CN"/>
        </w:rPr>
      </w:pPr>
    </w:p>
    <w:p w14:paraId="5DC24454" w14:textId="77777777" w:rsidR="0093635F" w:rsidRPr="001D6566" w:rsidRDefault="0093635F" w:rsidP="0093635F">
      <w:pPr>
        <w:tabs>
          <w:tab w:val="left" w:pos="4536"/>
        </w:tabs>
        <w:rPr>
          <w:szCs w:val="19"/>
          <w:lang w:eastAsia="zh-CN"/>
        </w:rPr>
      </w:pPr>
      <w:r>
        <w:rPr>
          <w:szCs w:val="19"/>
          <w:lang w:eastAsia="zh-CN"/>
        </w:rPr>
        <w:t xml:space="preserve">Dato: ______________          </w:t>
      </w:r>
      <w:r w:rsidRPr="001D6566">
        <w:rPr>
          <w:szCs w:val="19"/>
          <w:lang w:eastAsia="zh-CN"/>
        </w:rPr>
        <w:t xml:space="preserve">        </w:t>
      </w:r>
    </w:p>
    <w:p w14:paraId="00C440C2" w14:textId="77777777" w:rsidR="0093635F" w:rsidRPr="001D6566" w:rsidRDefault="0093635F" w:rsidP="0093635F">
      <w:pPr>
        <w:rPr>
          <w:szCs w:val="19"/>
          <w:lang w:eastAsia="zh-CN"/>
        </w:rPr>
      </w:pPr>
      <w:r w:rsidRPr="001D6566">
        <w:rPr>
          <w:szCs w:val="19"/>
          <w:lang w:eastAsia="zh-CN"/>
        </w:rPr>
        <w:t xml:space="preserve">Som </w:t>
      </w:r>
      <w:r>
        <w:rPr>
          <w:szCs w:val="19"/>
          <w:lang w:eastAsia="zh-CN"/>
        </w:rPr>
        <w:t>S</w:t>
      </w:r>
      <w:r w:rsidRPr="001D6566">
        <w:rPr>
          <w:szCs w:val="19"/>
          <w:lang w:eastAsia="zh-CN"/>
        </w:rPr>
        <w:t>ælger:</w:t>
      </w:r>
      <w:r w:rsidRPr="001D6566">
        <w:rPr>
          <w:szCs w:val="19"/>
          <w:lang w:eastAsia="zh-CN"/>
        </w:rPr>
        <w:tab/>
      </w:r>
    </w:p>
    <w:p w14:paraId="03F4F7B8" w14:textId="42DA6E48" w:rsidR="0093635F" w:rsidRPr="00640F58" w:rsidRDefault="0093635F" w:rsidP="00841AEE">
      <w:pPr>
        <w:pStyle w:val="Rubrik-Parterne"/>
        <w:framePr w:w="0" w:wrap="auto" w:vAnchor="margin" w:hAnchor="text" w:yAlign="inline"/>
        <w:jc w:val="left"/>
        <w:rPr>
          <w:szCs w:val="19"/>
          <w:lang w:eastAsia="zh-CN"/>
        </w:rPr>
      </w:pPr>
      <w:bookmarkStart w:id="62" w:name="_Hlk87615751"/>
      <w:r w:rsidRPr="000D7538">
        <w:rPr>
          <w:i/>
          <w:iCs/>
          <w:szCs w:val="19"/>
          <w:lang w:eastAsia="zh-CN"/>
        </w:rPr>
        <w:t xml:space="preserve">for </w:t>
      </w:r>
      <w:r w:rsidR="00640F58">
        <w:rPr>
          <w:i/>
          <w:iCs/>
          <w:szCs w:val="19"/>
          <w:lang w:eastAsia="zh-CN"/>
        </w:rPr>
        <w:t>Ejendomsselskabet</w:t>
      </w:r>
      <w:r w:rsidR="00174F57">
        <w:rPr>
          <w:i/>
          <w:iCs/>
          <w:szCs w:val="19"/>
          <w:lang w:eastAsia="zh-CN"/>
        </w:rPr>
        <w:t xml:space="preserve"> Strandvej </w:t>
      </w:r>
      <w:r w:rsidR="00174F57" w:rsidRPr="00174F57">
        <w:rPr>
          <w:i/>
          <w:iCs/>
          <w:szCs w:val="19"/>
          <w:lang w:eastAsia="zh-CN"/>
        </w:rPr>
        <w:t>10</w:t>
      </w:r>
      <w:r w:rsidRPr="00174F57">
        <w:rPr>
          <w:i/>
          <w:iCs/>
          <w:noProof/>
          <w:snapToGrid w:val="0"/>
        </w:rPr>
        <w:t xml:space="preserve">, CVR-nr. </w:t>
      </w:r>
      <w:bookmarkEnd w:id="62"/>
      <w:r w:rsidR="00174F57" w:rsidRPr="00174F57">
        <w:rPr>
          <w:i/>
          <w:iCs/>
          <w:noProof/>
          <w:snapToGrid w:val="0"/>
        </w:rPr>
        <w:t>29310793</w:t>
      </w:r>
      <w:r w:rsidRPr="00640F58">
        <w:rPr>
          <w:szCs w:val="19"/>
          <w:lang w:eastAsia="zh-CN"/>
        </w:rPr>
        <w:t>:</w:t>
      </w:r>
    </w:p>
    <w:p w14:paraId="67D00BE2" w14:textId="77777777" w:rsidR="0093635F" w:rsidRPr="00640F58" w:rsidRDefault="0093635F" w:rsidP="0093635F">
      <w:pPr>
        <w:rPr>
          <w:szCs w:val="19"/>
          <w:lang w:eastAsia="zh-CN"/>
        </w:rPr>
      </w:pPr>
    </w:p>
    <w:p w14:paraId="3364D1B9" w14:textId="77777777" w:rsidR="0093635F" w:rsidRPr="00640F58" w:rsidRDefault="0093635F" w:rsidP="0093635F">
      <w:pPr>
        <w:rPr>
          <w:szCs w:val="19"/>
          <w:lang w:eastAsia="zh-CN"/>
        </w:rPr>
      </w:pPr>
    </w:p>
    <w:p w14:paraId="3DCE8105" w14:textId="3E6EF242" w:rsidR="0093635F" w:rsidRPr="00640F58" w:rsidRDefault="0093635F" w:rsidP="0093635F">
      <w:pPr>
        <w:tabs>
          <w:tab w:val="left" w:pos="4536"/>
        </w:tabs>
        <w:rPr>
          <w:szCs w:val="19"/>
          <w:lang w:eastAsia="zh-CN"/>
        </w:rPr>
      </w:pPr>
      <w:r w:rsidRPr="00640F58">
        <w:rPr>
          <w:szCs w:val="19"/>
          <w:lang w:eastAsia="zh-CN"/>
        </w:rPr>
        <w:t xml:space="preserve">__________________________________ </w:t>
      </w:r>
      <w:r w:rsidRPr="00640F58">
        <w:rPr>
          <w:szCs w:val="19"/>
          <w:lang w:eastAsia="zh-CN"/>
        </w:rPr>
        <w:tab/>
      </w:r>
    </w:p>
    <w:p w14:paraId="36387C5A" w14:textId="6C95807B" w:rsidR="0093635F" w:rsidRPr="00641742" w:rsidRDefault="00641742" w:rsidP="0093635F">
      <w:pPr>
        <w:tabs>
          <w:tab w:val="left" w:pos="4536"/>
        </w:tabs>
        <w:rPr>
          <w:noProof/>
          <w:snapToGrid w:val="0"/>
        </w:rPr>
      </w:pPr>
      <w:r w:rsidRPr="000D7538">
        <w:rPr>
          <w:i/>
          <w:iCs/>
          <w:noProof/>
          <w:snapToGrid w:val="0"/>
          <w:szCs w:val="19"/>
        </w:rPr>
        <w:t>Claus Jørgen Søgaard Poulsen</w:t>
      </w:r>
    </w:p>
    <w:p w14:paraId="7827C73B" w14:textId="77777777" w:rsidR="0093635F" w:rsidRPr="00641742" w:rsidRDefault="0093635F" w:rsidP="00AE11E6">
      <w:pPr>
        <w:pStyle w:val="Niveau3"/>
        <w:numPr>
          <w:ilvl w:val="0"/>
          <w:numId w:val="0"/>
        </w:numPr>
      </w:pPr>
    </w:p>
    <w:p w14:paraId="76F3494C" w14:textId="05947A74" w:rsidR="00482D9E" w:rsidRPr="000659CF" w:rsidRDefault="00482D9E" w:rsidP="00841AEE">
      <w:pPr>
        <w:pStyle w:val="Overskrift1"/>
        <w:numPr>
          <w:ilvl w:val="0"/>
          <w:numId w:val="0"/>
        </w:numPr>
      </w:pPr>
    </w:p>
    <w:sectPr w:rsidR="00482D9E" w:rsidRPr="000659CF" w:rsidSect="00154B1D">
      <w:headerReference w:type="default" r:id="rId19"/>
      <w:footerReference w:type="default" r:id="rId20"/>
      <w:type w:val="continuous"/>
      <w:pgSz w:w="11906" w:h="16838" w:code="9"/>
      <w:pgMar w:top="2268" w:right="1418" w:bottom="1701" w:left="1418" w:header="0"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4" w:author="Anette Kusk - DAHL" w:date="2022-09-12T17:59:00Z" w:initials="AKD">
    <w:p w14:paraId="2B266B1F" w14:textId="77777777" w:rsidR="00107D41" w:rsidRDefault="00107D41" w:rsidP="00F773D9">
      <w:pPr>
        <w:pStyle w:val="Kommentartekst"/>
        <w:jc w:val="left"/>
      </w:pPr>
      <w:r>
        <w:rPr>
          <w:rStyle w:val="Kommentarhenvisning"/>
        </w:rPr>
        <w:annotationRef/>
      </w:r>
      <w:r>
        <w:t xml:space="preserve">Skal køber betale eksempelvis kr. 4-5.000 inkl. moms for berigtigelsen - eller skal sælger afholder udgifterne?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266B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9F217" w16cex:dateUtc="2022-09-12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266B1F" w16cid:durableId="26C9F2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6C8D4" w14:textId="77777777" w:rsidR="00345521" w:rsidRDefault="00345521" w:rsidP="006333D9">
      <w:r>
        <w:separator/>
      </w:r>
    </w:p>
  </w:endnote>
  <w:endnote w:type="continuationSeparator" w:id="0">
    <w:p w14:paraId="4B9F07C0" w14:textId="77777777" w:rsidR="00345521" w:rsidRDefault="00345521" w:rsidP="00633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utiger Light">
    <w:altName w:val="Century Gothic"/>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IBM Plex Sans">
    <w:altName w:val="IBM Plex Sans"/>
    <w:charset w:val="00"/>
    <w:family w:val="swiss"/>
    <w:pitch w:val="variable"/>
    <w:sig w:usb0="A00002EF" w:usb1="5000207B" w:usb2="00000000" w:usb3="00000000" w:csb0="0000019F" w:csb1="00000000"/>
  </w:font>
  <w:font w:name="Kobenhavn Ligh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EndPr>
      <w:rPr>
        <w:sz w:val="14"/>
        <w:szCs w:val="14"/>
      </w:rPr>
    </w:sdtEndPr>
    <w:sdtContent>
      <w:p w14:paraId="1FB5051F" w14:textId="77777777" w:rsidR="006333D9" w:rsidRPr="00D37E18" w:rsidRDefault="00D37E18" w:rsidP="00D37E18">
        <w:pPr>
          <w:pStyle w:val="Sidehoved"/>
          <w:jc w:val="right"/>
          <w:rPr>
            <w:sz w:val="14"/>
            <w:szCs w:val="14"/>
          </w:rPr>
        </w:pPr>
        <w:r w:rsidRPr="00D37E18">
          <w:rPr>
            <w:sz w:val="14"/>
            <w:szCs w:val="14"/>
          </w:rPr>
          <w:fldChar w:fldCharType="begin"/>
        </w:r>
        <w:r w:rsidRPr="00D37E18">
          <w:rPr>
            <w:sz w:val="14"/>
            <w:szCs w:val="14"/>
          </w:rPr>
          <w:instrText>PAGE</w:instrText>
        </w:r>
        <w:r w:rsidRPr="00D37E18">
          <w:rPr>
            <w:sz w:val="14"/>
            <w:szCs w:val="14"/>
          </w:rPr>
          <w:fldChar w:fldCharType="separate"/>
        </w:r>
        <w:r w:rsidRPr="00D37E18">
          <w:rPr>
            <w:sz w:val="14"/>
            <w:szCs w:val="14"/>
          </w:rPr>
          <w:t>2</w:t>
        </w:r>
        <w:r w:rsidRPr="00D37E18">
          <w:rPr>
            <w:sz w:val="14"/>
            <w:szCs w:val="14"/>
          </w:rPr>
          <w:fldChar w:fldCharType="end"/>
        </w:r>
        <w:r w:rsidRPr="00D37E18">
          <w:rPr>
            <w:sz w:val="14"/>
            <w:szCs w:val="14"/>
          </w:rPr>
          <w:t xml:space="preserve"> af </w:t>
        </w:r>
        <w:r w:rsidRPr="00D37E18">
          <w:rPr>
            <w:sz w:val="14"/>
            <w:szCs w:val="14"/>
          </w:rPr>
          <w:fldChar w:fldCharType="begin"/>
        </w:r>
        <w:r w:rsidRPr="00D37E18">
          <w:rPr>
            <w:sz w:val="14"/>
            <w:szCs w:val="14"/>
          </w:rPr>
          <w:instrText>NUMPAGES</w:instrText>
        </w:r>
        <w:r w:rsidRPr="00D37E18">
          <w:rPr>
            <w:sz w:val="14"/>
            <w:szCs w:val="14"/>
          </w:rPr>
          <w:fldChar w:fldCharType="separate"/>
        </w:r>
        <w:r w:rsidRPr="00D37E18">
          <w:rPr>
            <w:sz w:val="14"/>
            <w:szCs w:val="14"/>
          </w:rPr>
          <w:t>2</w:t>
        </w:r>
        <w:r w:rsidRPr="00D37E18">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BAE91" w14:textId="77777777" w:rsidR="00345521" w:rsidRDefault="00345521" w:rsidP="006333D9">
      <w:r>
        <w:separator/>
      </w:r>
    </w:p>
  </w:footnote>
  <w:footnote w:type="continuationSeparator" w:id="0">
    <w:p w14:paraId="45393EEE" w14:textId="77777777" w:rsidR="00345521" w:rsidRDefault="00345521" w:rsidP="00633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90527" w14:textId="77777777" w:rsidR="00AB6766" w:rsidRDefault="00D37E18">
    <w:r>
      <w:rPr>
        <w:noProof/>
      </w:rPr>
      <w:drawing>
        <wp:anchor distT="0" distB="0" distL="114300" distR="114300" simplePos="0" relativeHeight="251658240" behindDoc="0" locked="0" layoutInCell="1" allowOverlap="1" wp14:anchorId="3AB5A23F" wp14:editId="651E2540">
          <wp:simplePos x="0" y="0"/>
          <wp:positionH relativeFrom="margin">
            <wp:align>right</wp:align>
          </wp:positionH>
          <wp:positionV relativeFrom="page">
            <wp:posOffset>396240</wp:posOffset>
          </wp:positionV>
          <wp:extent cx="853200" cy="216000"/>
          <wp:effectExtent l="0" t="0" r="4445" b="0"/>
          <wp:wrapSquare wrapText="bothSides"/>
          <wp:docPr id="1" name="DAHLlogo uden streg og advokatfirma aug 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HLlogo uden streg og advokatfirma aug 2020.jpg"/>
                  <pic:cNvPicPr/>
                </pic:nvPicPr>
                <pic:blipFill>
                  <a:blip r:embed="rId1" r:link="rId2">
                    <a:extLst>
                      <a:ext uri="{28A0092B-C50C-407E-A947-70E740481C1C}">
                        <a14:useLocalDpi xmlns:a14="http://schemas.microsoft.com/office/drawing/2010/main" val="0"/>
                      </a:ext>
                    </a:extLst>
                  </a:blip>
                  <a:stretch>
                    <a:fillRect/>
                  </a:stretch>
                </pic:blipFill>
                <pic:spPr>
                  <a:xfrm>
                    <a:off x="0" y="0"/>
                    <a:ext cx="853200" cy="21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758A552"/>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882EC01E"/>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F203F3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3664F13A"/>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B5D897B8"/>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847130"/>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86C11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5AEBDE"/>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66A320"/>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786AF9FA"/>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6180608"/>
    <w:multiLevelType w:val="multilevel"/>
    <w:tmpl w:val="DA28B37C"/>
    <w:lvl w:ilvl="0">
      <w:start w:val="1"/>
      <w:numFmt w:val="decimal"/>
      <w:lvlText w:val="%1"/>
      <w:lvlJc w:val="left"/>
      <w:pPr>
        <w:tabs>
          <w:tab w:val="num" w:pos="850"/>
        </w:tabs>
        <w:ind w:left="850" w:hanging="850"/>
      </w:pPr>
      <w:rPr>
        <w:rFonts w:ascii="Trebuchet MS" w:hAnsi="Trebuchet MS" w:hint="default"/>
        <w:sz w:val="19"/>
      </w:rPr>
    </w:lvl>
    <w:lvl w:ilvl="1">
      <w:start w:val="1"/>
      <w:numFmt w:val="decimal"/>
      <w:lvlText w:val="%1.%2"/>
      <w:lvlJc w:val="left"/>
      <w:pPr>
        <w:tabs>
          <w:tab w:val="num" w:pos="1701"/>
        </w:tabs>
        <w:ind w:left="1701" w:hanging="850"/>
      </w:pPr>
      <w:rPr>
        <w:rFonts w:ascii="Trebuchet MS" w:hAnsi="Trebuchet MS" w:hint="default"/>
        <w:b w:val="0"/>
        <w:bCs w:val="0"/>
        <w:sz w:val="19"/>
      </w:rPr>
    </w:lvl>
    <w:lvl w:ilvl="2">
      <w:start w:val="1"/>
      <w:numFmt w:val="decimal"/>
      <w:lvlText w:val="%1.%2.%3"/>
      <w:lvlJc w:val="left"/>
      <w:pPr>
        <w:tabs>
          <w:tab w:val="num" w:pos="850"/>
        </w:tabs>
        <w:ind w:left="850" w:hanging="850"/>
      </w:pPr>
      <w:rPr>
        <w:rFonts w:ascii="Trebuchet MS" w:hAnsi="Trebuchet MS" w:hint="default"/>
        <w:sz w:val="19"/>
      </w:rPr>
    </w:lvl>
    <w:lvl w:ilvl="3">
      <w:start w:val="1"/>
      <w:numFmt w:val="decimal"/>
      <w:lvlText w:val="%1.%2.%3.%4"/>
      <w:lvlJc w:val="left"/>
      <w:pPr>
        <w:tabs>
          <w:tab w:val="num" w:pos="850"/>
        </w:tabs>
        <w:ind w:left="850" w:hanging="850"/>
      </w:pPr>
      <w:rPr>
        <w:rFonts w:ascii="Trebuchet MS" w:hAnsi="Trebuchet MS" w:hint="default"/>
        <w:sz w:val="19"/>
      </w:rPr>
    </w:lvl>
    <w:lvl w:ilvl="4">
      <w:start w:val="1"/>
      <w:numFmt w:val="decimal"/>
      <w:lvlText w:val="%1.%2.%3.%4.%5"/>
      <w:lvlJc w:val="left"/>
      <w:pPr>
        <w:tabs>
          <w:tab w:val="num" w:pos="850"/>
        </w:tabs>
        <w:ind w:left="850" w:hanging="850"/>
      </w:pPr>
      <w:rPr>
        <w:rFonts w:ascii="Trebuchet MS" w:hAnsi="Trebuchet MS" w:hint="default"/>
        <w:sz w:val="19"/>
      </w:rPr>
    </w:lvl>
    <w:lvl w:ilvl="5">
      <w:start w:val="1"/>
      <w:numFmt w:val="decimal"/>
      <w:lvlText w:val="%1.%2.%3.%4.%5.%6"/>
      <w:lvlJc w:val="left"/>
      <w:pPr>
        <w:ind w:left="851" w:hanging="851"/>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08431ECA"/>
    <w:multiLevelType w:val="multilevel"/>
    <w:tmpl w:val="6D967738"/>
    <w:lvl w:ilvl="0">
      <w:start w:val="1"/>
      <w:numFmt w:val="lowerLetter"/>
      <w:lvlText w:val="%1."/>
      <w:lvlJc w:val="left"/>
      <w:pPr>
        <w:tabs>
          <w:tab w:val="num" w:pos="851"/>
        </w:tabs>
        <w:ind w:left="851" w:hanging="851"/>
      </w:pPr>
      <w:rPr>
        <w:rFonts w:ascii="Verdana" w:hAnsi="Verdana" w:hint="default"/>
        <w:b w:val="0"/>
        <w:i w:val="0"/>
        <w:sz w:val="18"/>
        <w:szCs w:val="18"/>
      </w:rPr>
    </w:lvl>
    <w:lvl w:ilvl="1">
      <w:start w:val="1"/>
      <w:numFmt w:val="lowerLetter"/>
      <w:lvlText w:val="%1.%2."/>
      <w:lvlJc w:val="left"/>
      <w:pPr>
        <w:tabs>
          <w:tab w:val="num" w:pos="851"/>
        </w:tabs>
        <w:ind w:left="851" w:hanging="851"/>
      </w:pPr>
      <w:rPr>
        <w:rFonts w:ascii="Verdana" w:hAnsi="Verdana" w:hint="default"/>
        <w:b w:val="0"/>
        <w:i w:val="0"/>
        <w:sz w:val="18"/>
      </w:rPr>
    </w:lvl>
    <w:lvl w:ilvl="2">
      <w:start w:val="1"/>
      <w:numFmt w:val="lowerLetter"/>
      <w:lvlText w:val="%1.%2.%3."/>
      <w:lvlJc w:val="left"/>
      <w:pPr>
        <w:tabs>
          <w:tab w:val="num" w:pos="851"/>
        </w:tabs>
        <w:ind w:left="851" w:hanging="851"/>
      </w:pPr>
      <w:rPr>
        <w:rFonts w:ascii="Verdana" w:hAnsi="Verdana" w:hint="default"/>
        <w:b w:val="0"/>
        <w:i w:val="0"/>
        <w:sz w:val="18"/>
      </w:rPr>
    </w:lvl>
    <w:lvl w:ilvl="3">
      <w:start w:val="1"/>
      <w:numFmt w:val="lowerLetter"/>
      <w:lvlText w:val="%1.%2.%3.%4"/>
      <w:lvlJc w:val="left"/>
      <w:pPr>
        <w:tabs>
          <w:tab w:val="num" w:pos="1134"/>
        </w:tabs>
        <w:ind w:left="1134" w:hanging="1134"/>
      </w:pPr>
      <w:rPr>
        <w:rFonts w:ascii="Verdana" w:hAnsi="Verdana" w:hint="default"/>
        <w:b w:val="0"/>
        <w:i w:val="0"/>
        <w:sz w:val="18"/>
      </w:rPr>
    </w:lvl>
    <w:lvl w:ilvl="4">
      <w:start w:val="1"/>
      <w:numFmt w:val="lowerLetter"/>
      <w:lvlText w:val="%1.%2.%3.%4.%5"/>
      <w:lvlJc w:val="left"/>
      <w:pPr>
        <w:tabs>
          <w:tab w:val="num" w:pos="1134"/>
        </w:tabs>
        <w:ind w:left="1134" w:hanging="1134"/>
      </w:pPr>
      <w:rPr>
        <w:rFonts w:ascii="Verdana" w:hAnsi="Verdana" w:hint="default"/>
        <w:b w:val="0"/>
        <w:i w:val="0"/>
        <w:sz w:val="18"/>
      </w:rPr>
    </w:lvl>
    <w:lvl w:ilvl="5">
      <w:start w:val="1"/>
      <w:numFmt w:val="lowerLetter"/>
      <w:lvlText w:val="%1.%2.%3.%4.%5.%6"/>
      <w:lvlJc w:val="left"/>
      <w:pPr>
        <w:tabs>
          <w:tab w:val="num" w:pos="1418"/>
        </w:tabs>
        <w:ind w:left="1418" w:hanging="1418"/>
      </w:pPr>
      <w:rPr>
        <w:rFonts w:ascii="Verdana" w:hAnsi="Verdana" w:hint="default"/>
        <w:b w:val="0"/>
        <w:i w:val="0"/>
        <w:sz w:val="18"/>
      </w:rPr>
    </w:lvl>
    <w:lvl w:ilvl="6">
      <w:start w:val="1"/>
      <w:numFmt w:val="lowerLetter"/>
      <w:lvlText w:val="%1.%2.%3.%4.%5.%6.%7"/>
      <w:lvlJc w:val="left"/>
      <w:pPr>
        <w:tabs>
          <w:tab w:val="num" w:pos="1701"/>
        </w:tabs>
        <w:ind w:left="1701" w:hanging="1701"/>
      </w:pPr>
      <w:rPr>
        <w:rFonts w:ascii="Verdana" w:hAnsi="Verdana" w:hint="default"/>
        <w:b w:val="0"/>
        <w:i w:val="0"/>
        <w:sz w:val="18"/>
      </w:rPr>
    </w:lvl>
    <w:lvl w:ilvl="7">
      <w:start w:val="1"/>
      <w:numFmt w:val="lowerLetter"/>
      <w:lvlText w:val="%1.%2.%3.%4.%5.%6.%7.%8"/>
      <w:lvlJc w:val="left"/>
      <w:pPr>
        <w:tabs>
          <w:tab w:val="num" w:pos="1985"/>
        </w:tabs>
        <w:ind w:left="1985" w:hanging="1985"/>
      </w:pPr>
      <w:rPr>
        <w:rFonts w:ascii="Verdana" w:hAnsi="Verdana" w:hint="default"/>
        <w:b w:val="0"/>
        <w:i w:val="0"/>
        <w:sz w:val="18"/>
      </w:rPr>
    </w:lvl>
    <w:lvl w:ilvl="8">
      <w:start w:val="1"/>
      <w:numFmt w:val="lowerLetter"/>
      <w:lvlText w:val="%1.%2.%3.%4.%5.%6.%7.%8.%9"/>
      <w:lvlJc w:val="left"/>
      <w:pPr>
        <w:tabs>
          <w:tab w:val="num" w:pos="1985"/>
        </w:tabs>
        <w:ind w:left="1985" w:hanging="1985"/>
      </w:pPr>
      <w:rPr>
        <w:rFonts w:ascii="Verdana" w:hAnsi="Verdana" w:hint="default"/>
        <w:b w:val="0"/>
        <w:i w:val="0"/>
        <w:sz w:val="18"/>
      </w:rPr>
    </w:lvl>
  </w:abstractNum>
  <w:abstractNum w:abstractNumId="12" w15:restartNumberingAfterBreak="0">
    <w:nsid w:val="10802501"/>
    <w:multiLevelType w:val="singleLevel"/>
    <w:tmpl w:val="B4B28B6C"/>
    <w:lvl w:ilvl="0">
      <w:start w:val="1"/>
      <w:numFmt w:val="bullet"/>
      <w:lvlText w:val="–"/>
      <w:lvlJc w:val="left"/>
      <w:pPr>
        <w:tabs>
          <w:tab w:val="num" w:pos="567"/>
        </w:tabs>
        <w:ind w:left="567" w:hanging="567"/>
      </w:pPr>
      <w:rPr>
        <w:rFonts w:ascii="Times New Roman" w:hAnsi="Times New Roman" w:hint="default"/>
      </w:rPr>
    </w:lvl>
  </w:abstractNum>
  <w:abstractNum w:abstractNumId="13" w15:restartNumberingAfterBreak="0">
    <w:nsid w:val="146A5940"/>
    <w:multiLevelType w:val="singleLevel"/>
    <w:tmpl w:val="3ABEE02E"/>
    <w:lvl w:ilvl="0">
      <w:start w:val="1"/>
      <w:numFmt w:val="none"/>
      <w:lvlText w:val="%1at"/>
      <w:lvlJc w:val="left"/>
      <w:pPr>
        <w:tabs>
          <w:tab w:val="num" w:pos="851"/>
        </w:tabs>
        <w:ind w:left="851" w:hanging="851"/>
      </w:pPr>
      <w:rPr>
        <w:u w:val="single"/>
      </w:rPr>
    </w:lvl>
  </w:abstractNum>
  <w:abstractNum w:abstractNumId="14" w15:restartNumberingAfterBreak="0">
    <w:nsid w:val="1C4C397E"/>
    <w:multiLevelType w:val="multilevel"/>
    <w:tmpl w:val="59E87340"/>
    <w:lvl w:ilvl="0">
      <w:start w:val="1"/>
      <w:numFmt w:val="decimal"/>
      <w:lvlText w:val="%1)"/>
      <w:lvlJc w:val="left"/>
      <w:pPr>
        <w:tabs>
          <w:tab w:val="num" w:pos="851"/>
        </w:tabs>
        <w:ind w:left="851" w:hanging="851"/>
      </w:pPr>
      <w:rPr>
        <w:rFonts w:ascii="Verdana" w:hAnsi="Verdana" w:hint="default"/>
        <w:b w:val="0"/>
        <w:i w:val="0"/>
        <w:sz w:val="18"/>
        <w:szCs w:val="18"/>
      </w:rPr>
    </w:lvl>
    <w:lvl w:ilvl="1">
      <w:start w:val="1"/>
      <w:numFmt w:val="lowerLetter"/>
      <w:lvlText w:val="%2)"/>
      <w:lvlJc w:val="left"/>
      <w:pPr>
        <w:tabs>
          <w:tab w:val="num" w:pos="1701"/>
        </w:tabs>
        <w:ind w:left="1701" w:hanging="850"/>
      </w:pPr>
      <w:rPr>
        <w:rFonts w:hint="default"/>
      </w:rPr>
    </w:lvl>
    <w:lvl w:ilvl="2">
      <w:start w:val="1"/>
      <w:numFmt w:val="lowerRoman"/>
      <w:lvlText w:val="%3)"/>
      <w:lvlJc w:val="left"/>
      <w:pPr>
        <w:tabs>
          <w:tab w:val="num" w:pos="2552"/>
        </w:tabs>
        <w:ind w:left="2552" w:hanging="851"/>
      </w:pPr>
      <w:rPr>
        <w:rFonts w:hint="default"/>
      </w:rPr>
    </w:lvl>
    <w:lvl w:ilvl="3">
      <w:start w:val="1"/>
      <w:numFmt w:val="decimal"/>
      <w:lvlText w:val="(%4)"/>
      <w:lvlJc w:val="left"/>
      <w:pPr>
        <w:tabs>
          <w:tab w:val="num" w:pos="3402"/>
        </w:tabs>
        <w:ind w:left="3402" w:hanging="850"/>
      </w:pPr>
      <w:rPr>
        <w:rFonts w:hint="default"/>
      </w:rPr>
    </w:lvl>
    <w:lvl w:ilvl="4">
      <w:start w:val="1"/>
      <w:numFmt w:val="lowerLetter"/>
      <w:lvlText w:val="(%5)"/>
      <w:lvlJc w:val="left"/>
      <w:pPr>
        <w:tabs>
          <w:tab w:val="num" w:pos="4253"/>
        </w:tabs>
        <w:ind w:left="4253" w:hanging="851"/>
      </w:pPr>
      <w:rPr>
        <w:rFonts w:hint="default"/>
      </w:rPr>
    </w:lvl>
    <w:lvl w:ilvl="5">
      <w:start w:val="1"/>
      <w:numFmt w:val="lowerRoman"/>
      <w:lvlText w:val="(%6)"/>
      <w:lvlJc w:val="left"/>
      <w:pPr>
        <w:tabs>
          <w:tab w:val="num" w:pos="5103"/>
        </w:tabs>
        <w:ind w:left="5103" w:hanging="850"/>
      </w:pPr>
      <w:rPr>
        <w:rFonts w:hint="default"/>
      </w:rPr>
    </w:lvl>
    <w:lvl w:ilvl="6">
      <w:start w:val="1"/>
      <w:numFmt w:val="decimal"/>
      <w:lvlText w:val="%7."/>
      <w:lvlJc w:val="left"/>
      <w:pPr>
        <w:tabs>
          <w:tab w:val="num" w:pos="5954"/>
        </w:tabs>
        <w:ind w:left="5954" w:hanging="851"/>
      </w:pPr>
      <w:rPr>
        <w:rFonts w:hint="default"/>
      </w:rPr>
    </w:lvl>
    <w:lvl w:ilvl="7">
      <w:start w:val="1"/>
      <w:numFmt w:val="lowerLetter"/>
      <w:lvlText w:val="%8."/>
      <w:lvlJc w:val="left"/>
      <w:pPr>
        <w:tabs>
          <w:tab w:val="num" w:pos="6804"/>
        </w:tabs>
        <w:ind w:left="6804" w:hanging="850"/>
      </w:pPr>
      <w:rPr>
        <w:rFonts w:hint="default"/>
      </w:rPr>
    </w:lvl>
    <w:lvl w:ilvl="8">
      <w:start w:val="1"/>
      <w:numFmt w:val="lowerRoman"/>
      <w:lvlText w:val="%9."/>
      <w:lvlJc w:val="left"/>
      <w:pPr>
        <w:tabs>
          <w:tab w:val="num" w:pos="7655"/>
        </w:tabs>
        <w:ind w:left="7655" w:hanging="851"/>
      </w:pPr>
      <w:rPr>
        <w:rFonts w:hint="default"/>
      </w:rPr>
    </w:lvl>
  </w:abstractNum>
  <w:abstractNum w:abstractNumId="15" w15:restartNumberingAfterBreak="0">
    <w:nsid w:val="1DEB07CD"/>
    <w:multiLevelType w:val="hybridMultilevel"/>
    <w:tmpl w:val="90D4A31A"/>
    <w:lvl w:ilvl="0" w:tplc="67267AF6">
      <w:start w:val="5"/>
      <w:numFmt w:val="bullet"/>
      <w:lvlText w:val="-"/>
      <w:lvlJc w:val="left"/>
      <w:pPr>
        <w:ind w:left="1211" w:hanging="360"/>
      </w:pPr>
      <w:rPr>
        <w:rFonts w:ascii="Trebuchet MS" w:eastAsia="Calibri" w:hAnsi="Trebuchet MS" w:cs="Times New Roman" w:hint="default"/>
      </w:rPr>
    </w:lvl>
    <w:lvl w:ilvl="1" w:tplc="04060003" w:tentative="1">
      <w:start w:val="1"/>
      <w:numFmt w:val="bullet"/>
      <w:lvlText w:val="o"/>
      <w:lvlJc w:val="left"/>
      <w:pPr>
        <w:ind w:left="1931" w:hanging="360"/>
      </w:pPr>
      <w:rPr>
        <w:rFonts w:ascii="Courier New" w:hAnsi="Courier New" w:cs="Courier New" w:hint="default"/>
      </w:rPr>
    </w:lvl>
    <w:lvl w:ilvl="2" w:tplc="04060005" w:tentative="1">
      <w:start w:val="1"/>
      <w:numFmt w:val="bullet"/>
      <w:lvlText w:val=""/>
      <w:lvlJc w:val="left"/>
      <w:pPr>
        <w:ind w:left="2651" w:hanging="360"/>
      </w:pPr>
      <w:rPr>
        <w:rFonts w:ascii="Wingdings" w:hAnsi="Wingdings" w:hint="default"/>
      </w:rPr>
    </w:lvl>
    <w:lvl w:ilvl="3" w:tplc="04060001" w:tentative="1">
      <w:start w:val="1"/>
      <w:numFmt w:val="bullet"/>
      <w:lvlText w:val=""/>
      <w:lvlJc w:val="left"/>
      <w:pPr>
        <w:ind w:left="3371" w:hanging="360"/>
      </w:pPr>
      <w:rPr>
        <w:rFonts w:ascii="Symbol" w:hAnsi="Symbol" w:hint="default"/>
      </w:rPr>
    </w:lvl>
    <w:lvl w:ilvl="4" w:tplc="04060003" w:tentative="1">
      <w:start w:val="1"/>
      <w:numFmt w:val="bullet"/>
      <w:lvlText w:val="o"/>
      <w:lvlJc w:val="left"/>
      <w:pPr>
        <w:ind w:left="4091" w:hanging="360"/>
      </w:pPr>
      <w:rPr>
        <w:rFonts w:ascii="Courier New" w:hAnsi="Courier New" w:cs="Courier New" w:hint="default"/>
      </w:rPr>
    </w:lvl>
    <w:lvl w:ilvl="5" w:tplc="04060005" w:tentative="1">
      <w:start w:val="1"/>
      <w:numFmt w:val="bullet"/>
      <w:lvlText w:val=""/>
      <w:lvlJc w:val="left"/>
      <w:pPr>
        <w:ind w:left="4811" w:hanging="360"/>
      </w:pPr>
      <w:rPr>
        <w:rFonts w:ascii="Wingdings" w:hAnsi="Wingdings" w:hint="default"/>
      </w:rPr>
    </w:lvl>
    <w:lvl w:ilvl="6" w:tplc="04060001" w:tentative="1">
      <w:start w:val="1"/>
      <w:numFmt w:val="bullet"/>
      <w:lvlText w:val=""/>
      <w:lvlJc w:val="left"/>
      <w:pPr>
        <w:ind w:left="5531" w:hanging="360"/>
      </w:pPr>
      <w:rPr>
        <w:rFonts w:ascii="Symbol" w:hAnsi="Symbol" w:hint="default"/>
      </w:rPr>
    </w:lvl>
    <w:lvl w:ilvl="7" w:tplc="04060003" w:tentative="1">
      <w:start w:val="1"/>
      <w:numFmt w:val="bullet"/>
      <w:lvlText w:val="o"/>
      <w:lvlJc w:val="left"/>
      <w:pPr>
        <w:ind w:left="6251" w:hanging="360"/>
      </w:pPr>
      <w:rPr>
        <w:rFonts w:ascii="Courier New" w:hAnsi="Courier New" w:cs="Courier New" w:hint="default"/>
      </w:rPr>
    </w:lvl>
    <w:lvl w:ilvl="8" w:tplc="04060005" w:tentative="1">
      <w:start w:val="1"/>
      <w:numFmt w:val="bullet"/>
      <w:lvlText w:val=""/>
      <w:lvlJc w:val="left"/>
      <w:pPr>
        <w:ind w:left="6971" w:hanging="360"/>
      </w:pPr>
      <w:rPr>
        <w:rFonts w:ascii="Wingdings" w:hAnsi="Wingdings" w:hint="default"/>
      </w:rPr>
    </w:lvl>
  </w:abstractNum>
  <w:abstractNum w:abstractNumId="16" w15:restartNumberingAfterBreak="0">
    <w:nsid w:val="1ECE09BB"/>
    <w:multiLevelType w:val="multilevel"/>
    <w:tmpl w:val="346EABF0"/>
    <w:lvl w:ilvl="0">
      <w:start w:val="1"/>
      <w:numFmt w:val="decimal"/>
      <w:lvlText w:val="%1)"/>
      <w:lvlJc w:val="left"/>
      <w:pPr>
        <w:tabs>
          <w:tab w:val="num" w:pos="851"/>
        </w:tabs>
        <w:ind w:left="851" w:hanging="851"/>
      </w:pPr>
      <w:rPr>
        <w:rFonts w:ascii="Verdana" w:hAnsi="Verdana" w:hint="default"/>
        <w:b w:val="0"/>
        <w:i w:val="0"/>
        <w:sz w:val="18"/>
        <w:szCs w:val="18"/>
      </w:rPr>
    </w:lvl>
    <w:lvl w:ilvl="1">
      <w:start w:val="1"/>
      <w:numFmt w:val="lowerLetter"/>
      <w:lvlText w:val="%2)"/>
      <w:lvlJc w:val="left"/>
      <w:pPr>
        <w:tabs>
          <w:tab w:val="num" w:pos="1701"/>
        </w:tabs>
        <w:ind w:left="1701" w:hanging="850"/>
      </w:pPr>
      <w:rPr>
        <w:rFonts w:ascii="Verdana" w:hAnsi="Verdana" w:hint="default"/>
        <w:b w:val="0"/>
        <w:i w:val="0"/>
        <w:sz w:val="18"/>
      </w:rPr>
    </w:lvl>
    <w:lvl w:ilvl="2">
      <w:start w:val="1"/>
      <w:numFmt w:val="lowerRoman"/>
      <w:lvlText w:val="%3)"/>
      <w:lvlJc w:val="left"/>
      <w:pPr>
        <w:tabs>
          <w:tab w:val="num" w:pos="2552"/>
        </w:tabs>
        <w:ind w:left="2552" w:hanging="851"/>
      </w:pPr>
      <w:rPr>
        <w:rFonts w:ascii="Verdana" w:hAnsi="Verdana" w:hint="default"/>
        <w:b w:val="0"/>
        <w:i w:val="0"/>
        <w:sz w:val="18"/>
      </w:rPr>
    </w:lvl>
    <w:lvl w:ilvl="3">
      <w:start w:val="1"/>
      <w:numFmt w:val="decimal"/>
      <w:lvlText w:val="(%4)"/>
      <w:lvlJc w:val="left"/>
      <w:pPr>
        <w:tabs>
          <w:tab w:val="num" w:pos="3402"/>
        </w:tabs>
        <w:ind w:left="3402" w:hanging="850"/>
      </w:pPr>
      <w:rPr>
        <w:rFonts w:ascii="Verdana" w:hAnsi="Verdana" w:hint="default"/>
        <w:b w:val="0"/>
        <w:i w:val="0"/>
        <w:sz w:val="18"/>
      </w:rPr>
    </w:lvl>
    <w:lvl w:ilvl="4">
      <w:start w:val="1"/>
      <w:numFmt w:val="lowerLetter"/>
      <w:lvlText w:val="(%5)"/>
      <w:lvlJc w:val="left"/>
      <w:pPr>
        <w:tabs>
          <w:tab w:val="num" w:pos="4253"/>
        </w:tabs>
        <w:ind w:left="4253" w:hanging="851"/>
      </w:pPr>
      <w:rPr>
        <w:rFonts w:ascii="Verdana" w:hAnsi="Verdana" w:hint="default"/>
        <w:b w:val="0"/>
        <w:i w:val="0"/>
        <w:sz w:val="18"/>
      </w:rPr>
    </w:lvl>
    <w:lvl w:ilvl="5">
      <w:start w:val="1"/>
      <w:numFmt w:val="lowerRoman"/>
      <w:lvlText w:val="(%6)"/>
      <w:lvlJc w:val="left"/>
      <w:pPr>
        <w:tabs>
          <w:tab w:val="num" w:pos="5103"/>
        </w:tabs>
        <w:ind w:left="5103" w:hanging="850"/>
      </w:pPr>
      <w:rPr>
        <w:rFonts w:ascii="Verdana" w:hAnsi="Verdana" w:hint="default"/>
        <w:b w:val="0"/>
        <w:i w:val="0"/>
        <w:sz w:val="18"/>
      </w:rPr>
    </w:lvl>
    <w:lvl w:ilvl="6">
      <w:start w:val="1"/>
      <w:numFmt w:val="decimal"/>
      <w:lvlText w:val="%7."/>
      <w:lvlJc w:val="left"/>
      <w:pPr>
        <w:tabs>
          <w:tab w:val="num" w:pos="5954"/>
        </w:tabs>
        <w:ind w:left="5954" w:hanging="851"/>
      </w:pPr>
      <w:rPr>
        <w:rFonts w:ascii="Verdana" w:hAnsi="Verdana" w:hint="default"/>
        <w:b w:val="0"/>
        <w:i w:val="0"/>
        <w:sz w:val="20"/>
      </w:rPr>
    </w:lvl>
    <w:lvl w:ilvl="7">
      <w:start w:val="1"/>
      <w:numFmt w:val="lowerLetter"/>
      <w:lvlText w:val="%8."/>
      <w:lvlJc w:val="left"/>
      <w:pPr>
        <w:tabs>
          <w:tab w:val="num" w:pos="6804"/>
        </w:tabs>
        <w:ind w:left="6804" w:hanging="850"/>
      </w:pPr>
      <w:rPr>
        <w:rFonts w:ascii="Verdana" w:hAnsi="Verdana" w:hint="default"/>
        <w:b w:val="0"/>
        <w:i w:val="0"/>
        <w:sz w:val="18"/>
      </w:rPr>
    </w:lvl>
    <w:lvl w:ilvl="8">
      <w:start w:val="1"/>
      <w:numFmt w:val="lowerRoman"/>
      <w:lvlText w:val="%9."/>
      <w:lvlJc w:val="left"/>
      <w:pPr>
        <w:tabs>
          <w:tab w:val="num" w:pos="7655"/>
        </w:tabs>
        <w:ind w:left="7655" w:hanging="851"/>
      </w:pPr>
      <w:rPr>
        <w:rFonts w:ascii="Verdana" w:hAnsi="Verdana" w:hint="default"/>
        <w:b w:val="0"/>
        <w:i w:val="0"/>
        <w:sz w:val="18"/>
      </w:rPr>
    </w:lvl>
  </w:abstractNum>
  <w:abstractNum w:abstractNumId="17" w15:restartNumberingAfterBreak="0">
    <w:nsid w:val="36150C40"/>
    <w:multiLevelType w:val="multilevel"/>
    <w:tmpl w:val="DCDEF17A"/>
    <w:lvl w:ilvl="0">
      <w:start w:val="1"/>
      <w:numFmt w:val="decimal"/>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850"/>
        </w:tabs>
        <w:ind w:left="850" w:hanging="85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8" w15:restartNumberingAfterBreak="0">
    <w:nsid w:val="3BBF3C13"/>
    <w:multiLevelType w:val="hybridMultilevel"/>
    <w:tmpl w:val="29BC8FB6"/>
    <w:lvl w:ilvl="0" w:tplc="59CA1AAC">
      <w:start w:val="1"/>
      <w:numFmt w:val="bullet"/>
      <w:pStyle w:val="BulletopstillingAltp"/>
      <w:lvlText w:val=""/>
      <w:lvlJc w:val="left"/>
      <w:pPr>
        <w:tabs>
          <w:tab w:val="num" w:pos="1418"/>
        </w:tabs>
        <w:ind w:left="1418"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7D15AC"/>
    <w:multiLevelType w:val="multilevel"/>
    <w:tmpl w:val="245C5CD8"/>
    <w:lvl w:ilvl="0">
      <w:start w:val="1"/>
      <w:numFmt w:val="decimal"/>
      <w:pStyle w:val="1-a-iopstillingAltn"/>
      <w:lvlText w:val="%1)"/>
      <w:lvlJc w:val="left"/>
      <w:pPr>
        <w:tabs>
          <w:tab w:val="num" w:pos="1418"/>
        </w:tabs>
        <w:ind w:left="1418" w:hanging="567"/>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18"/>
        </w:tabs>
        <w:ind w:left="1985" w:hanging="567"/>
      </w:pPr>
      <w:rPr>
        <w:rFonts w:cs="Times New Roman" w:hint="default"/>
      </w:rPr>
    </w:lvl>
    <w:lvl w:ilvl="2">
      <w:start w:val="1"/>
      <w:numFmt w:val="lowerRoman"/>
      <w:lvlText w:val="%3)"/>
      <w:lvlJc w:val="left"/>
      <w:pPr>
        <w:tabs>
          <w:tab w:val="num" w:pos="1985"/>
        </w:tabs>
        <w:ind w:left="2552" w:hanging="567"/>
      </w:pPr>
      <w:rPr>
        <w:rFonts w:cs="Times New Roman" w:hint="default"/>
      </w:rPr>
    </w:lvl>
    <w:lvl w:ilvl="3">
      <w:start w:val="1"/>
      <w:numFmt w:val="decimal"/>
      <w:lvlText w:val="%4)"/>
      <w:lvlJc w:val="left"/>
      <w:pPr>
        <w:tabs>
          <w:tab w:val="num" w:pos="1418"/>
        </w:tabs>
        <w:ind w:left="1418" w:hanging="567"/>
      </w:pPr>
      <w:rPr>
        <w:rFonts w:cs="Times New Roman" w:hint="default"/>
      </w:rPr>
    </w:lvl>
    <w:lvl w:ilvl="4">
      <w:start w:val="1"/>
      <w:numFmt w:val="lowerLetter"/>
      <w:lvlText w:val="%5)"/>
      <w:lvlJc w:val="left"/>
      <w:pPr>
        <w:tabs>
          <w:tab w:val="num" w:pos="1418"/>
        </w:tabs>
        <w:ind w:left="1418" w:hanging="567"/>
      </w:pPr>
      <w:rPr>
        <w:rFonts w:cs="Times New Roman" w:hint="default"/>
      </w:rPr>
    </w:lvl>
    <w:lvl w:ilvl="5">
      <w:start w:val="1"/>
      <w:numFmt w:val="lowerRoman"/>
      <w:lvlText w:val="%6)"/>
      <w:lvlJc w:val="left"/>
      <w:pPr>
        <w:tabs>
          <w:tab w:val="num" w:pos="1418"/>
        </w:tabs>
        <w:ind w:left="1418" w:hanging="567"/>
      </w:pPr>
      <w:rPr>
        <w:rFonts w:cs="Times New Roman" w:hint="default"/>
      </w:rPr>
    </w:lvl>
    <w:lvl w:ilvl="6">
      <w:start w:val="1"/>
      <w:numFmt w:val="decimal"/>
      <w:lvlText w:val="(%7)"/>
      <w:lvlJc w:val="left"/>
      <w:pPr>
        <w:tabs>
          <w:tab w:val="num" w:pos="1418"/>
        </w:tabs>
        <w:ind w:left="1418" w:hanging="567"/>
      </w:pPr>
      <w:rPr>
        <w:rFonts w:cs="Times New Roman" w:hint="default"/>
      </w:rPr>
    </w:lvl>
    <w:lvl w:ilvl="7">
      <w:start w:val="1"/>
      <w:numFmt w:val="lowerLetter"/>
      <w:lvlText w:val="(%8)"/>
      <w:lvlJc w:val="left"/>
      <w:pPr>
        <w:tabs>
          <w:tab w:val="num" w:pos="1418"/>
        </w:tabs>
        <w:ind w:left="1418" w:hanging="567"/>
      </w:pPr>
      <w:rPr>
        <w:rFonts w:cs="Times New Roman" w:hint="default"/>
      </w:rPr>
    </w:lvl>
    <w:lvl w:ilvl="8">
      <w:start w:val="1"/>
      <w:numFmt w:val="lowerRoman"/>
      <w:lvlText w:val="(%9)"/>
      <w:lvlJc w:val="left"/>
      <w:pPr>
        <w:tabs>
          <w:tab w:val="num" w:pos="1418"/>
        </w:tabs>
        <w:ind w:left="1418" w:hanging="567"/>
      </w:pPr>
      <w:rPr>
        <w:rFonts w:cs="Times New Roman" w:hint="default"/>
      </w:rPr>
    </w:lvl>
  </w:abstractNum>
  <w:abstractNum w:abstractNumId="20" w15:restartNumberingAfterBreak="0">
    <w:nsid w:val="429A59B0"/>
    <w:multiLevelType w:val="multilevel"/>
    <w:tmpl w:val="2BD01A00"/>
    <w:lvl w:ilvl="0">
      <w:start w:val="1"/>
      <w:numFmt w:val="decimal"/>
      <w:lvlText w:val="%1"/>
      <w:lvlJc w:val="left"/>
      <w:pPr>
        <w:tabs>
          <w:tab w:val="num" w:pos="850"/>
        </w:tabs>
        <w:ind w:left="850" w:hanging="850"/>
      </w:pPr>
      <w:rPr>
        <w:rFonts w:ascii="Trebuchet MS" w:hAnsi="Trebuchet MS" w:hint="default"/>
        <w:sz w:val="19"/>
      </w:rPr>
    </w:lvl>
    <w:lvl w:ilvl="1">
      <w:start w:val="1"/>
      <w:numFmt w:val="decimal"/>
      <w:lvlText w:val="%1.%2"/>
      <w:lvlJc w:val="left"/>
      <w:pPr>
        <w:tabs>
          <w:tab w:val="num" w:pos="850"/>
        </w:tabs>
        <w:ind w:left="850" w:hanging="850"/>
      </w:pPr>
      <w:rPr>
        <w:rFonts w:ascii="Trebuchet MS" w:hAnsi="Trebuchet MS" w:hint="default"/>
        <w:sz w:val="19"/>
      </w:rPr>
    </w:lvl>
    <w:lvl w:ilvl="2">
      <w:start w:val="1"/>
      <w:numFmt w:val="decimal"/>
      <w:lvlText w:val="%1.%2.%3"/>
      <w:lvlJc w:val="left"/>
      <w:pPr>
        <w:tabs>
          <w:tab w:val="num" w:pos="850"/>
        </w:tabs>
        <w:ind w:left="850" w:hanging="850"/>
      </w:pPr>
      <w:rPr>
        <w:rFonts w:ascii="Trebuchet MS" w:hAnsi="Trebuchet MS" w:hint="default"/>
        <w:sz w:val="19"/>
      </w:rPr>
    </w:lvl>
    <w:lvl w:ilvl="3">
      <w:start w:val="1"/>
      <w:numFmt w:val="decimal"/>
      <w:lvlText w:val="%1.%2.%3.%4"/>
      <w:lvlJc w:val="left"/>
      <w:pPr>
        <w:tabs>
          <w:tab w:val="num" w:pos="850"/>
        </w:tabs>
        <w:ind w:left="850" w:hanging="850"/>
      </w:pPr>
      <w:rPr>
        <w:rFonts w:ascii="Trebuchet MS" w:hAnsi="Trebuchet MS" w:hint="default"/>
        <w:sz w:val="19"/>
      </w:rPr>
    </w:lvl>
    <w:lvl w:ilvl="4">
      <w:start w:val="1"/>
      <w:numFmt w:val="decimal"/>
      <w:lvlText w:val="%1.%2.%3.%4.%5"/>
      <w:lvlJc w:val="left"/>
      <w:pPr>
        <w:tabs>
          <w:tab w:val="num" w:pos="850"/>
        </w:tabs>
        <w:ind w:left="850" w:hanging="850"/>
      </w:pPr>
      <w:rPr>
        <w:rFonts w:ascii="Trebuchet MS" w:hAnsi="Trebuchet MS" w:hint="default"/>
        <w:sz w:val="19"/>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4A48601A"/>
    <w:multiLevelType w:val="multilevel"/>
    <w:tmpl w:val="5296D6F0"/>
    <w:lvl w:ilvl="0">
      <w:start w:val="1"/>
      <w:numFmt w:val="none"/>
      <w:pStyle w:val="at-opstillingAlt"/>
      <w:lvlText w:val="%1at"/>
      <w:lvlJc w:val="left"/>
      <w:pPr>
        <w:tabs>
          <w:tab w:val="num" w:pos="1418"/>
        </w:tabs>
        <w:ind w:left="1418" w:hanging="567"/>
      </w:pPr>
      <w:rPr>
        <w:rFonts w:cs="Times New Roman" w:hint="default"/>
        <w:b w:val="0"/>
        <w:i w:val="0"/>
        <w:u w:val="words"/>
      </w:rPr>
    </w:lvl>
    <w:lvl w:ilvl="1">
      <w:start w:val="1"/>
      <w:numFmt w:val="none"/>
      <w:lvlText w:val="%2idet"/>
      <w:lvlJc w:val="left"/>
      <w:pPr>
        <w:tabs>
          <w:tab w:val="num" w:pos="1985"/>
        </w:tabs>
        <w:ind w:left="1985" w:hanging="567"/>
      </w:pPr>
      <w:rPr>
        <w:rFonts w:cs="Times New Roman" w:hint="default"/>
        <w:b w:val="0"/>
        <w:i w:val="0"/>
        <w:u w:val="words"/>
      </w:rPr>
    </w:lvl>
    <w:lvl w:ilvl="2">
      <w:start w:val="1"/>
      <w:numFmt w:val="lowerRoman"/>
      <w:lvlText w:val="%3)"/>
      <w:lvlJc w:val="left"/>
      <w:pPr>
        <w:tabs>
          <w:tab w:val="num" w:pos="1931"/>
        </w:tabs>
        <w:ind w:left="1931" w:hanging="360"/>
      </w:pPr>
      <w:rPr>
        <w:rFonts w:cs="Times New Roman" w:hint="default"/>
      </w:rPr>
    </w:lvl>
    <w:lvl w:ilvl="3">
      <w:start w:val="1"/>
      <w:numFmt w:val="decimal"/>
      <w:lvlText w:val="(%4)"/>
      <w:lvlJc w:val="left"/>
      <w:pPr>
        <w:tabs>
          <w:tab w:val="num" w:pos="2291"/>
        </w:tabs>
        <w:ind w:left="2291" w:hanging="360"/>
      </w:pPr>
      <w:rPr>
        <w:rFonts w:cs="Times New Roman" w:hint="default"/>
      </w:rPr>
    </w:lvl>
    <w:lvl w:ilvl="4">
      <w:start w:val="1"/>
      <w:numFmt w:val="lowerLetter"/>
      <w:lvlText w:val="(%5)"/>
      <w:lvlJc w:val="left"/>
      <w:pPr>
        <w:tabs>
          <w:tab w:val="num" w:pos="2651"/>
        </w:tabs>
        <w:ind w:left="2651" w:hanging="360"/>
      </w:pPr>
      <w:rPr>
        <w:rFonts w:cs="Times New Roman" w:hint="default"/>
      </w:rPr>
    </w:lvl>
    <w:lvl w:ilvl="5">
      <w:start w:val="1"/>
      <w:numFmt w:val="lowerRoman"/>
      <w:lvlText w:val="(%6)"/>
      <w:lvlJc w:val="left"/>
      <w:pPr>
        <w:tabs>
          <w:tab w:val="num" w:pos="3011"/>
        </w:tabs>
        <w:ind w:left="3011" w:hanging="360"/>
      </w:pPr>
      <w:rPr>
        <w:rFonts w:cs="Times New Roman" w:hint="default"/>
      </w:rPr>
    </w:lvl>
    <w:lvl w:ilvl="6">
      <w:start w:val="1"/>
      <w:numFmt w:val="decimal"/>
      <w:lvlText w:val="%7."/>
      <w:lvlJc w:val="left"/>
      <w:pPr>
        <w:tabs>
          <w:tab w:val="num" w:pos="3371"/>
        </w:tabs>
        <w:ind w:left="3371" w:hanging="360"/>
      </w:pPr>
      <w:rPr>
        <w:rFonts w:cs="Times New Roman" w:hint="default"/>
      </w:rPr>
    </w:lvl>
    <w:lvl w:ilvl="7">
      <w:start w:val="1"/>
      <w:numFmt w:val="lowerLetter"/>
      <w:lvlText w:val="%8."/>
      <w:lvlJc w:val="left"/>
      <w:pPr>
        <w:tabs>
          <w:tab w:val="num" w:pos="3731"/>
        </w:tabs>
        <w:ind w:left="3731" w:hanging="360"/>
      </w:pPr>
      <w:rPr>
        <w:rFonts w:cs="Times New Roman" w:hint="default"/>
      </w:rPr>
    </w:lvl>
    <w:lvl w:ilvl="8">
      <w:start w:val="1"/>
      <w:numFmt w:val="lowerRoman"/>
      <w:lvlText w:val="%9."/>
      <w:lvlJc w:val="left"/>
      <w:pPr>
        <w:tabs>
          <w:tab w:val="num" w:pos="4091"/>
        </w:tabs>
        <w:ind w:left="4091" w:hanging="360"/>
      </w:pPr>
      <w:rPr>
        <w:rFonts w:cs="Times New Roman" w:hint="default"/>
      </w:rPr>
    </w:lvl>
  </w:abstractNum>
  <w:abstractNum w:abstractNumId="22" w15:restartNumberingAfterBreak="0">
    <w:nsid w:val="4C5E09FD"/>
    <w:multiLevelType w:val="hybridMultilevel"/>
    <w:tmpl w:val="917CE39E"/>
    <w:lvl w:ilvl="0" w:tplc="04060001">
      <w:start w:val="1"/>
      <w:numFmt w:val="bullet"/>
      <w:lvlText w:val=""/>
      <w:lvlJc w:val="left"/>
      <w:pPr>
        <w:ind w:left="720" w:hanging="360"/>
      </w:pPr>
      <w:rPr>
        <w:rFonts w:ascii="Symbol" w:hAnsi="Symbol" w:hint="default"/>
      </w:rPr>
    </w:lvl>
    <w:lvl w:ilvl="1" w:tplc="CC0A32F0">
      <w:numFmt w:val="bullet"/>
      <w:lvlText w:val="-"/>
      <w:lvlJc w:val="left"/>
      <w:pPr>
        <w:ind w:left="2385" w:hanging="1305"/>
      </w:pPr>
      <w:rPr>
        <w:rFonts w:ascii="Trebuchet MS" w:eastAsia="Calibri" w:hAnsi="Trebuchet MS" w:cs="Times New Roman"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517F4279"/>
    <w:multiLevelType w:val="multilevel"/>
    <w:tmpl w:val="34C28250"/>
    <w:lvl w:ilvl="0">
      <w:start w:val="1"/>
      <w:numFmt w:val="lowerLetter"/>
      <w:pStyle w:val="BogstavopstillingAlta"/>
      <w:lvlText w:val="%1)"/>
      <w:lvlJc w:val="left"/>
      <w:pPr>
        <w:tabs>
          <w:tab w:val="num" w:pos="1418"/>
        </w:tabs>
        <w:ind w:left="1418" w:hanging="567"/>
      </w:pPr>
      <w:rPr>
        <w:rFonts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4)"/>
      <w:lvlJc w:val="left"/>
      <w:pPr>
        <w:tabs>
          <w:tab w:val="num" w:pos="2268"/>
        </w:tabs>
        <w:ind w:left="2268" w:hanging="567"/>
      </w:pPr>
      <w:rPr>
        <w:rFonts w:cs="Times New Roman" w:hint="default"/>
      </w:rPr>
    </w:lvl>
    <w:lvl w:ilvl="4">
      <w:start w:val="1"/>
      <w:numFmt w:val="lowerLetter"/>
      <w:lvlText w:val="%5)"/>
      <w:lvlJc w:val="left"/>
      <w:pPr>
        <w:tabs>
          <w:tab w:val="num" w:pos="2835"/>
        </w:tabs>
        <w:ind w:left="2835" w:hanging="567"/>
      </w:pPr>
      <w:rPr>
        <w:rFonts w:cs="Times New Roman" w:hint="default"/>
      </w:rPr>
    </w:lvl>
    <w:lvl w:ilvl="5">
      <w:start w:val="1"/>
      <w:numFmt w:val="lowerRoman"/>
      <w:lvlText w:val="%6)"/>
      <w:lvlJc w:val="left"/>
      <w:pPr>
        <w:tabs>
          <w:tab w:val="num" w:pos="3402"/>
        </w:tabs>
        <w:ind w:left="3402" w:hanging="567"/>
      </w:pPr>
      <w:rPr>
        <w:rFonts w:cs="Times New Roman" w:hint="default"/>
      </w:rPr>
    </w:lvl>
    <w:lvl w:ilvl="6">
      <w:start w:val="1"/>
      <w:numFmt w:val="decimal"/>
      <w:lvlText w:val="(%7)"/>
      <w:lvlJc w:val="left"/>
      <w:pPr>
        <w:tabs>
          <w:tab w:val="num" w:pos="3969"/>
        </w:tabs>
        <w:ind w:left="3969" w:hanging="567"/>
      </w:pPr>
      <w:rPr>
        <w:rFonts w:cs="Times New Roman" w:hint="default"/>
      </w:rPr>
    </w:lvl>
    <w:lvl w:ilvl="7">
      <w:start w:val="1"/>
      <w:numFmt w:val="lowerLetter"/>
      <w:lvlText w:val="(%8)"/>
      <w:lvlJc w:val="left"/>
      <w:pPr>
        <w:tabs>
          <w:tab w:val="num" w:pos="4535"/>
        </w:tabs>
        <w:ind w:left="4535" w:hanging="566"/>
      </w:pPr>
      <w:rPr>
        <w:rFonts w:cs="Times New Roman" w:hint="default"/>
      </w:rPr>
    </w:lvl>
    <w:lvl w:ilvl="8">
      <w:start w:val="1"/>
      <w:numFmt w:val="lowerRoman"/>
      <w:lvlText w:val="(%9)"/>
      <w:lvlJc w:val="left"/>
      <w:pPr>
        <w:tabs>
          <w:tab w:val="num" w:pos="5102"/>
        </w:tabs>
        <w:ind w:left="5102" w:hanging="567"/>
      </w:pPr>
      <w:rPr>
        <w:rFonts w:cs="Times New Roman" w:hint="default"/>
      </w:rPr>
    </w:lvl>
  </w:abstractNum>
  <w:abstractNum w:abstractNumId="24" w15:restartNumberingAfterBreak="0">
    <w:nsid w:val="607115CD"/>
    <w:multiLevelType w:val="multilevel"/>
    <w:tmpl w:val="8B18B418"/>
    <w:lvl w:ilvl="0">
      <w:start w:val="1"/>
      <w:numFmt w:val="decimal"/>
      <w:pStyle w:val="NJORDNiveau-1"/>
      <w:isLgl/>
      <w:lvlText w:val="%1."/>
      <w:lvlJc w:val="left"/>
      <w:pPr>
        <w:tabs>
          <w:tab w:val="num" w:pos="851"/>
        </w:tabs>
        <w:ind w:left="851" w:hanging="851"/>
      </w:pPr>
      <w:rPr>
        <w:rFonts w:ascii="Calibri Light" w:hAnsi="Calibri Light" w:hint="default"/>
        <w:b w:val="0"/>
        <w:i w:val="0"/>
        <w:sz w:val="22"/>
      </w:rPr>
    </w:lvl>
    <w:lvl w:ilvl="1">
      <w:start w:val="1"/>
      <w:numFmt w:val="decimal"/>
      <w:pStyle w:val="NJORDNiveau-2"/>
      <w:lvlText w:val="%1.%2"/>
      <w:lvlJc w:val="left"/>
      <w:pPr>
        <w:tabs>
          <w:tab w:val="num" w:pos="851"/>
        </w:tabs>
        <w:ind w:left="851" w:hanging="851"/>
      </w:pPr>
      <w:rPr>
        <w:rFonts w:ascii="Calibri Light" w:hAnsi="Calibri Light" w:hint="default"/>
        <w:b w:val="0"/>
        <w:i w:val="0"/>
        <w:sz w:val="22"/>
      </w:rPr>
    </w:lvl>
    <w:lvl w:ilvl="2">
      <w:start w:val="1"/>
      <w:numFmt w:val="decimal"/>
      <w:pStyle w:val="NJORDNiveau-3"/>
      <w:lvlText w:val="%1.%2.%3"/>
      <w:lvlJc w:val="left"/>
      <w:pPr>
        <w:tabs>
          <w:tab w:val="num" w:pos="1277"/>
        </w:tabs>
        <w:ind w:left="1277" w:hanging="851"/>
      </w:pPr>
      <w:rPr>
        <w:rFonts w:ascii="Calibri Light" w:hAnsi="Calibri Light" w:hint="default"/>
        <w:b w:val="0"/>
        <w:i w:val="0"/>
        <w:sz w:val="22"/>
      </w:rPr>
    </w:lvl>
    <w:lvl w:ilvl="3">
      <w:start w:val="1"/>
      <w:numFmt w:val="decimal"/>
      <w:pStyle w:val="NJORDNiveau-4"/>
      <w:lvlText w:val="%1.%2.%3.%4"/>
      <w:lvlJc w:val="left"/>
      <w:pPr>
        <w:tabs>
          <w:tab w:val="num" w:pos="851"/>
        </w:tabs>
        <w:ind w:left="851" w:hanging="851"/>
      </w:pPr>
      <w:rPr>
        <w:rFonts w:ascii="Calibri Light" w:hAnsi="Calibri Light" w:hint="default"/>
        <w:b w:val="0"/>
        <w:i w:val="0"/>
        <w:sz w:val="22"/>
      </w:rPr>
    </w:lvl>
    <w:lvl w:ilvl="4">
      <w:start w:val="1"/>
      <w:numFmt w:val="decimal"/>
      <w:lvlText w:val="%1.%2.%3.%4.%5"/>
      <w:lvlJc w:val="left"/>
      <w:pPr>
        <w:tabs>
          <w:tab w:val="num" w:pos="851"/>
        </w:tabs>
        <w:ind w:left="851" w:hanging="851"/>
      </w:pPr>
      <w:rPr>
        <w:rFonts w:hint="default"/>
      </w:rPr>
    </w:lvl>
    <w:lvl w:ilvl="5">
      <w:start w:val="1"/>
      <w:numFmt w:val="decimal"/>
      <w:lvlText w:val="%1.%2.%3.%4.%5.%6"/>
      <w:lvlJc w:val="left"/>
      <w:pPr>
        <w:tabs>
          <w:tab w:val="num" w:pos="851"/>
        </w:tabs>
        <w:ind w:left="851" w:hanging="851"/>
      </w:pPr>
      <w:rPr>
        <w:rFonts w:hint="default"/>
      </w:rPr>
    </w:lvl>
    <w:lvl w:ilvl="6">
      <w:start w:val="1"/>
      <w:numFmt w:val="decimal"/>
      <w:lvlText w:val="%1.%2.%3.%4.%5.%6.%7"/>
      <w:lvlJc w:val="left"/>
      <w:pPr>
        <w:tabs>
          <w:tab w:val="num" w:pos="851"/>
        </w:tabs>
        <w:ind w:left="851" w:hanging="851"/>
      </w:pPr>
      <w:rPr>
        <w:rFonts w:hint="default"/>
      </w:rPr>
    </w:lvl>
    <w:lvl w:ilvl="7">
      <w:start w:val="1"/>
      <w:numFmt w:val="decimal"/>
      <w:lvlText w:val="%1.%2.%3.%4.%5.%6.%7.%8"/>
      <w:lvlJc w:val="left"/>
      <w:pPr>
        <w:tabs>
          <w:tab w:val="num" w:pos="851"/>
        </w:tabs>
        <w:ind w:left="851" w:hanging="851"/>
      </w:pPr>
      <w:rPr>
        <w:rFonts w:hint="default"/>
      </w:rPr>
    </w:lvl>
    <w:lvl w:ilvl="8">
      <w:start w:val="1"/>
      <w:numFmt w:val="decimal"/>
      <w:lvlText w:val="%1.%2.%3.%4.%5.%6.%7.%8.%9"/>
      <w:lvlJc w:val="left"/>
      <w:pPr>
        <w:tabs>
          <w:tab w:val="num" w:pos="851"/>
        </w:tabs>
        <w:ind w:left="851" w:hanging="851"/>
      </w:pPr>
      <w:rPr>
        <w:rFonts w:hint="default"/>
      </w:rPr>
    </w:lvl>
  </w:abstractNum>
  <w:abstractNum w:abstractNumId="25" w15:restartNumberingAfterBreak="0">
    <w:nsid w:val="625F155E"/>
    <w:multiLevelType w:val="multilevel"/>
    <w:tmpl w:val="A2FC43AE"/>
    <w:lvl w:ilvl="0">
      <w:start w:val="1"/>
      <w:numFmt w:val="decimal"/>
      <w:pStyle w:val="Overskrift1"/>
      <w:lvlText w:val="%1"/>
      <w:lvlJc w:val="left"/>
      <w:pPr>
        <w:tabs>
          <w:tab w:val="num" w:pos="850"/>
        </w:tabs>
        <w:ind w:left="850" w:hanging="850"/>
      </w:pPr>
      <w:rPr>
        <w:rFonts w:ascii="Trebuchet MS" w:hAnsi="Trebuchet MS"/>
        <w:sz w:val="19"/>
      </w:rPr>
    </w:lvl>
    <w:lvl w:ilvl="1">
      <w:start w:val="1"/>
      <w:numFmt w:val="decimal"/>
      <w:pStyle w:val="Overskrift2"/>
      <w:lvlText w:val="%1.%2"/>
      <w:lvlJc w:val="left"/>
      <w:pPr>
        <w:tabs>
          <w:tab w:val="num" w:pos="850"/>
        </w:tabs>
        <w:ind w:left="850" w:hanging="850"/>
      </w:pPr>
      <w:rPr>
        <w:rFonts w:ascii="Trebuchet MS" w:hAnsi="Trebuchet MS"/>
        <w:b w:val="0"/>
        <w:bCs w:val="0"/>
        <w:sz w:val="19"/>
      </w:rPr>
    </w:lvl>
    <w:lvl w:ilvl="2">
      <w:start w:val="1"/>
      <w:numFmt w:val="decimal"/>
      <w:pStyle w:val="Overskrift3"/>
      <w:lvlText w:val="%1.%2.%3"/>
      <w:lvlJc w:val="left"/>
      <w:pPr>
        <w:tabs>
          <w:tab w:val="num" w:pos="850"/>
        </w:tabs>
        <w:ind w:left="850" w:hanging="850"/>
      </w:pPr>
      <w:rPr>
        <w:rFonts w:ascii="Trebuchet MS" w:hAnsi="Trebuchet MS"/>
        <w:b w:val="0"/>
        <w:bCs/>
        <w:sz w:val="19"/>
      </w:rPr>
    </w:lvl>
    <w:lvl w:ilvl="3">
      <w:start w:val="1"/>
      <w:numFmt w:val="decimal"/>
      <w:pStyle w:val="Overskrift4"/>
      <w:lvlText w:val="%1.%2.%3.%4"/>
      <w:lvlJc w:val="left"/>
      <w:pPr>
        <w:tabs>
          <w:tab w:val="num" w:pos="850"/>
        </w:tabs>
        <w:ind w:left="850" w:hanging="850"/>
      </w:pPr>
      <w:rPr>
        <w:rFonts w:ascii="Trebuchet MS" w:hAnsi="Trebuchet MS"/>
        <w:sz w:val="19"/>
      </w:rPr>
    </w:lvl>
    <w:lvl w:ilvl="4">
      <w:start w:val="1"/>
      <w:numFmt w:val="decimal"/>
      <w:pStyle w:val="Overskrift5"/>
      <w:lvlText w:val="%1.%2.%3.%4.%5"/>
      <w:lvlJc w:val="left"/>
      <w:pPr>
        <w:tabs>
          <w:tab w:val="num" w:pos="850"/>
        </w:tabs>
        <w:ind w:left="850" w:hanging="850"/>
      </w:pPr>
      <w:rPr>
        <w:rFonts w:ascii="Trebuchet MS" w:hAnsi="Trebuchet MS"/>
        <w:sz w:val="19"/>
      </w:rPr>
    </w:lvl>
    <w:lvl w:ilvl="5">
      <w:start w:val="1"/>
      <w:numFmt w:val="lowerLetter"/>
      <w:pStyle w:val="Overskrift6"/>
      <w:lvlText w:val="(%6)"/>
      <w:lvlJc w:val="left"/>
      <w:pPr>
        <w:ind w:left="3600" w:firstLine="0"/>
      </w:pPr>
    </w:lvl>
    <w:lvl w:ilvl="6">
      <w:start w:val="1"/>
      <w:numFmt w:val="lowerRoman"/>
      <w:pStyle w:val="Overskrift7"/>
      <w:lvlText w:val="(%7)"/>
      <w:lvlJc w:val="left"/>
      <w:pPr>
        <w:ind w:left="4320" w:firstLine="0"/>
      </w:pPr>
    </w:lvl>
    <w:lvl w:ilvl="7">
      <w:start w:val="1"/>
      <w:numFmt w:val="lowerLetter"/>
      <w:pStyle w:val="Overskrift8"/>
      <w:lvlText w:val="(%8)"/>
      <w:lvlJc w:val="left"/>
      <w:pPr>
        <w:ind w:left="5040" w:firstLine="0"/>
      </w:pPr>
    </w:lvl>
    <w:lvl w:ilvl="8">
      <w:start w:val="1"/>
      <w:numFmt w:val="lowerRoman"/>
      <w:pStyle w:val="Overskrift9"/>
      <w:lvlText w:val="(%9)"/>
      <w:lvlJc w:val="left"/>
      <w:pPr>
        <w:ind w:left="5760" w:firstLine="0"/>
      </w:pPr>
    </w:lvl>
  </w:abstractNum>
  <w:abstractNum w:abstractNumId="26" w15:restartNumberingAfterBreak="0">
    <w:nsid w:val="640841F2"/>
    <w:multiLevelType w:val="multilevel"/>
    <w:tmpl w:val="EFB8F712"/>
    <w:lvl w:ilvl="0">
      <w:start w:val="1"/>
      <w:numFmt w:val="decimal"/>
      <w:lvlText w:val="%1"/>
      <w:lvlJc w:val="left"/>
      <w:pPr>
        <w:tabs>
          <w:tab w:val="num" w:pos="851"/>
        </w:tabs>
        <w:ind w:left="851" w:hanging="851"/>
      </w:pPr>
      <w:rPr>
        <w:rFonts w:ascii="Verdana" w:hAnsi="Verdana" w:hint="default"/>
        <w:b w:val="0"/>
        <w:i w:val="0"/>
        <w:sz w:val="18"/>
      </w:rPr>
    </w:lvl>
    <w:lvl w:ilvl="1">
      <w:start w:val="1"/>
      <w:numFmt w:val="decimal"/>
      <w:lvlText w:val="%1.%2."/>
      <w:lvlJc w:val="left"/>
      <w:pPr>
        <w:tabs>
          <w:tab w:val="num" w:pos="851"/>
        </w:tabs>
        <w:ind w:left="851" w:hanging="851"/>
      </w:pPr>
      <w:rPr>
        <w:rFonts w:ascii="Verdana" w:hAnsi="Verdana" w:hint="default"/>
        <w:b w:val="0"/>
        <w:i w:val="0"/>
        <w:sz w:val="18"/>
      </w:rPr>
    </w:lvl>
    <w:lvl w:ilvl="2">
      <w:start w:val="1"/>
      <w:numFmt w:val="decimal"/>
      <w:lvlText w:val="%3."/>
      <w:lvlJc w:val="left"/>
      <w:pPr>
        <w:tabs>
          <w:tab w:val="num" w:pos="851"/>
        </w:tabs>
        <w:ind w:left="851" w:hanging="851"/>
      </w:pPr>
      <w:rPr>
        <w:rFonts w:ascii="Verdana" w:hAnsi="Verdana" w:hint="default"/>
        <w:b/>
        <w:i w:val="0"/>
        <w:sz w:val="18"/>
        <w:szCs w:val="18"/>
      </w:rPr>
    </w:lvl>
    <w:lvl w:ilvl="3">
      <w:start w:val="1"/>
      <w:numFmt w:val="decimal"/>
      <w:lvlText w:val="%3.%4."/>
      <w:lvlJc w:val="left"/>
      <w:pPr>
        <w:tabs>
          <w:tab w:val="num" w:pos="851"/>
        </w:tabs>
        <w:ind w:left="851" w:hanging="851"/>
      </w:pPr>
      <w:rPr>
        <w:rFonts w:ascii="Verdana" w:hAnsi="Verdana" w:hint="default"/>
        <w:b w:val="0"/>
        <w:i w:val="0"/>
        <w:sz w:val="18"/>
      </w:rPr>
    </w:lvl>
    <w:lvl w:ilvl="4">
      <w:start w:val="1"/>
      <w:numFmt w:val="decimal"/>
      <w:lvlText w:val="%3.%4.%5."/>
      <w:lvlJc w:val="left"/>
      <w:pPr>
        <w:tabs>
          <w:tab w:val="num" w:pos="851"/>
        </w:tabs>
        <w:ind w:left="851" w:hanging="851"/>
      </w:pPr>
      <w:rPr>
        <w:rFonts w:ascii="Verdana" w:hAnsi="Verdana" w:hint="default"/>
        <w:b w:val="0"/>
        <w:i w:val="0"/>
        <w:sz w:val="18"/>
      </w:rPr>
    </w:lvl>
    <w:lvl w:ilvl="5">
      <w:start w:val="1"/>
      <w:numFmt w:val="decimal"/>
      <w:lvlText w:val="%3.%4.%5.%6."/>
      <w:lvlJc w:val="left"/>
      <w:pPr>
        <w:tabs>
          <w:tab w:val="num" w:pos="851"/>
        </w:tabs>
        <w:ind w:left="851" w:hanging="851"/>
      </w:pPr>
      <w:rPr>
        <w:rFonts w:ascii="Verdana" w:hAnsi="Verdana" w:hint="default"/>
        <w:b w:val="0"/>
        <w:i w:val="0"/>
        <w:sz w:val="18"/>
      </w:rPr>
    </w:lvl>
    <w:lvl w:ilvl="6">
      <w:start w:val="1"/>
      <w:numFmt w:val="decimal"/>
      <w:lvlText w:val="%3.%4.%5.%6.%7."/>
      <w:lvlJc w:val="left"/>
      <w:pPr>
        <w:tabs>
          <w:tab w:val="num" w:pos="1134"/>
        </w:tabs>
        <w:ind w:left="1134" w:hanging="1134"/>
      </w:pPr>
      <w:rPr>
        <w:rFonts w:ascii="Verdana" w:hAnsi="Verdana" w:hint="default"/>
        <w:b w:val="0"/>
        <w:i w:val="0"/>
        <w:sz w:val="18"/>
      </w:rPr>
    </w:lvl>
    <w:lvl w:ilvl="7">
      <w:start w:val="1"/>
      <w:numFmt w:val="decimal"/>
      <w:lvlText w:val="%3.%4.%5.%6.%7.%8."/>
      <w:lvlJc w:val="left"/>
      <w:pPr>
        <w:tabs>
          <w:tab w:val="num" w:pos="1418"/>
        </w:tabs>
        <w:ind w:left="1418" w:hanging="1418"/>
      </w:pPr>
      <w:rPr>
        <w:rFonts w:ascii="Verdana" w:hAnsi="Verdana" w:hint="default"/>
        <w:b w:val="0"/>
        <w:i w:val="0"/>
        <w:sz w:val="18"/>
      </w:rPr>
    </w:lvl>
    <w:lvl w:ilvl="8">
      <w:start w:val="1"/>
      <w:numFmt w:val="decimal"/>
      <w:lvlText w:val="%3.%4.%5.%6.%7.%8.%9."/>
      <w:lvlJc w:val="left"/>
      <w:pPr>
        <w:tabs>
          <w:tab w:val="num" w:pos="1418"/>
        </w:tabs>
        <w:ind w:left="1418" w:hanging="1418"/>
      </w:pPr>
      <w:rPr>
        <w:rFonts w:ascii="Verdana" w:hAnsi="Verdana" w:hint="default"/>
        <w:b w:val="0"/>
        <w:i w:val="0"/>
        <w:sz w:val="18"/>
      </w:rPr>
    </w:lvl>
  </w:abstractNum>
  <w:abstractNum w:abstractNumId="27" w15:restartNumberingAfterBreak="0">
    <w:nsid w:val="6CD03E64"/>
    <w:multiLevelType w:val="hybridMultilevel"/>
    <w:tmpl w:val="CCB6EC92"/>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6DFB73AF"/>
    <w:multiLevelType w:val="multilevel"/>
    <w:tmpl w:val="9B8CE1AC"/>
    <w:lvl w:ilvl="0">
      <w:start w:val="1"/>
      <w:numFmt w:val="decimal"/>
      <w:pStyle w:val="1-11-111OpstillingAltm"/>
      <w:lvlText w:val="%1"/>
      <w:lvlJc w:val="left"/>
      <w:pPr>
        <w:tabs>
          <w:tab w:val="num" w:pos="1418"/>
        </w:tabs>
        <w:ind w:left="1418" w:hanging="567"/>
      </w:pPr>
      <w:rPr>
        <w:rFonts w:hint="default"/>
      </w:rPr>
    </w:lvl>
    <w:lvl w:ilvl="1">
      <w:start w:val="1"/>
      <w:numFmt w:val="decimal"/>
      <w:lvlText w:val="%1.%2"/>
      <w:lvlJc w:val="left"/>
      <w:pPr>
        <w:tabs>
          <w:tab w:val="num" w:pos="1418"/>
        </w:tabs>
        <w:ind w:left="1418" w:hanging="567"/>
      </w:pPr>
      <w:rPr>
        <w:rFonts w:hint="default"/>
      </w:rPr>
    </w:lvl>
    <w:lvl w:ilvl="2">
      <w:start w:val="1"/>
      <w:numFmt w:val="decimal"/>
      <w:lvlText w:val="%1.%2.%3"/>
      <w:lvlJc w:val="left"/>
      <w:pPr>
        <w:tabs>
          <w:tab w:val="num" w:pos="1418"/>
        </w:tabs>
        <w:ind w:left="1418" w:hanging="567"/>
      </w:pPr>
      <w:rPr>
        <w:rFonts w:hint="default"/>
      </w:rPr>
    </w:lvl>
    <w:lvl w:ilvl="3">
      <w:start w:val="1"/>
      <w:numFmt w:val="decimal"/>
      <w:lvlText w:val="%1.%2.%3.%4"/>
      <w:lvlJc w:val="left"/>
      <w:pPr>
        <w:tabs>
          <w:tab w:val="num" w:pos="1418"/>
        </w:tabs>
        <w:ind w:left="1418" w:hanging="567"/>
      </w:pPr>
      <w:rPr>
        <w:rFonts w:hint="default"/>
      </w:rPr>
    </w:lvl>
    <w:lvl w:ilvl="4">
      <w:start w:val="1"/>
      <w:numFmt w:val="decimal"/>
      <w:lvlText w:val="%1.%2.%3.%4.%5"/>
      <w:lvlJc w:val="left"/>
      <w:pPr>
        <w:tabs>
          <w:tab w:val="num" w:pos="1418"/>
        </w:tabs>
        <w:ind w:left="1418" w:hanging="567"/>
      </w:pPr>
      <w:rPr>
        <w:rFonts w:hint="default"/>
      </w:rPr>
    </w:lvl>
    <w:lvl w:ilvl="5">
      <w:start w:val="1"/>
      <w:numFmt w:val="decimal"/>
      <w:lvlText w:val="%1.%2.%3.%4.%5.%6"/>
      <w:lvlJc w:val="left"/>
      <w:pPr>
        <w:tabs>
          <w:tab w:val="num" w:pos="1418"/>
        </w:tabs>
        <w:ind w:left="1418" w:hanging="567"/>
      </w:pPr>
      <w:rPr>
        <w:rFonts w:hint="default"/>
      </w:rPr>
    </w:lvl>
    <w:lvl w:ilvl="6">
      <w:start w:val="1"/>
      <w:numFmt w:val="decimal"/>
      <w:lvlText w:val="%1.%2.%3.%4.%5.%6.%7"/>
      <w:lvlJc w:val="left"/>
      <w:pPr>
        <w:tabs>
          <w:tab w:val="num" w:pos="1418"/>
        </w:tabs>
        <w:ind w:left="1418" w:hanging="567"/>
      </w:pPr>
      <w:rPr>
        <w:rFonts w:hint="default"/>
      </w:rPr>
    </w:lvl>
    <w:lvl w:ilvl="7">
      <w:start w:val="1"/>
      <w:numFmt w:val="decimal"/>
      <w:lvlText w:val="%1.%2.%3.%4.%5.%6.%7.%8"/>
      <w:lvlJc w:val="left"/>
      <w:pPr>
        <w:tabs>
          <w:tab w:val="num" w:pos="1418"/>
        </w:tabs>
        <w:ind w:left="1418" w:hanging="567"/>
      </w:pPr>
      <w:rPr>
        <w:rFonts w:hint="default"/>
      </w:rPr>
    </w:lvl>
    <w:lvl w:ilvl="8">
      <w:start w:val="1"/>
      <w:numFmt w:val="decimal"/>
      <w:lvlText w:val="%1.%2.%3.%4.%5.%6.%7.%8.%9"/>
      <w:lvlJc w:val="left"/>
      <w:pPr>
        <w:tabs>
          <w:tab w:val="num" w:pos="1418"/>
        </w:tabs>
        <w:ind w:left="1418" w:hanging="567"/>
      </w:pPr>
      <w:rPr>
        <w:rFonts w:hint="default"/>
      </w:rPr>
    </w:lvl>
  </w:abstractNum>
  <w:abstractNum w:abstractNumId="29" w15:restartNumberingAfterBreak="0">
    <w:nsid w:val="77B536D6"/>
    <w:multiLevelType w:val="singleLevel"/>
    <w:tmpl w:val="79702442"/>
    <w:lvl w:ilvl="0">
      <w:start w:val="1"/>
      <w:numFmt w:val="none"/>
      <w:pStyle w:val="adOpstillingAltd"/>
      <w:suff w:val="nothing"/>
      <w:lvlText w:val="ad "/>
      <w:lvlJc w:val="left"/>
      <w:pPr>
        <w:ind w:left="1418" w:hanging="567"/>
      </w:pPr>
      <w:rPr>
        <w:rFonts w:hint="default"/>
      </w:rPr>
    </w:lvl>
  </w:abstractNum>
  <w:num w:numId="1" w16cid:durableId="1917590232">
    <w:abstractNumId w:val="26"/>
  </w:num>
  <w:num w:numId="2" w16cid:durableId="212814429">
    <w:abstractNumId w:val="11"/>
  </w:num>
  <w:num w:numId="3" w16cid:durableId="869340922">
    <w:abstractNumId w:val="12"/>
  </w:num>
  <w:num w:numId="4" w16cid:durableId="1933665550">
    <w:abstractNumId w:val="16"/>
  </w:num>
  <w:num w:numId="5" w16cid:durableId="1331835952">
    <w:abstractNumId w:val="28"/>
  </w:num>
  <w:num w:numId="6" w16cid:durableId="4617740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3748425">
    <w:abstractNumId w:val="29"/>
  </w:num>
  <w:num w:numId="8" w16cid:durableId="2082480686">
    <w:abstractNumId w:val="21"/>
  </w:num>
  <w:num w:numId="9" w16cid:durableId="17681914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9971628">
    <w:abstractNumId w:val="18"/>
  </w:num>
  <w:num w:numId="11" w16cid:durableId="1832331988">
    <w:abstractNumId w:val="9"/>
  </w:num>
  <w:num w:numId="12" w16cid:durableId="1077628471">
    <w:abstractNumId w:val="7"/>
  </w:num>
  <w:num w:numId="13" w16cid:durableId="68308447">
    <w:abstractNumId w:val="6"/>
  </w:num>
  <w:num w:numId="14" w16cid:durableId="275139334">
    <w:abstractNumId w:val="5"/>
  </w:num>
  <w:num w:numId="15" w16cid:durableId="647393101">
    <w:abstractNumId w:val="4"/>
  </w:num>
  <w:num w:numId="16" w16cid:durableId="56976925">
    <w:abstractNumId w:val="8"/>
  </w:num>
  <w:num w:numId="17" w16cid:durableId="1328901515">
    <w:abstractNumId w:val="3"/>
  </w:num>
  <w:num w:numId="18" w16cid:durableId="1119762465">
    <w:abstractNumId w:val="2"/>
  </w:num>
  <w:num w:numId="19" w16cid:durableId="2076933504">
    <w:abstractNumId w:val="1"/>
  </w:num>
  <w:num w:numId="20" w16cid:durableId="614364805">
    <w:abstractNumId w:val="0"/>
  </w:num>
  <w:num w:numId="21" w16cid:durableId="1703631194">
    <w:abstractNumId w:val="25"/>
  </w:num>
  <w:num w:numId="22" w16cid:durableId="7095727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45273067">
    <w:abstractNumId w:val="14"/>
  </w:num>
  <w:num w:numId="24" w16cid:durableId="1252281609">
    <w:abstractNumId w:val="13"/>
  </w:num>
  <w:num w:numId="25" w16cid:durableId="2130009890">
    <w:abstractNumId w:val="20"/>
  </w:num>
  <w:num w:numId="26" w16cid:durableId="1812596933">
    <w:abstractNumId w:val="25"/>
    <w:lvlOverride w:ilvl="0">
      <w:startOverride w:val="3"/>
    </w:lvlOverride>
    <w:lvlOverride w:ilvl="1">
      <w:startOverride w:val="4"/>
    </w:lvlOverride>
    <w:lvlOverride w:ilvl="2">
      <w:startOverride w:val="1"/>
    </w:lvlOverride>
    <w:lvlOverride w:ilvl="3">
      <w:startOverride w:val="2"/>
    </w:lvlOverride>
    <w:lvlOverride w:ilvl="4">
      <w:startOverride w:val="3"/>
    </w:lvlOverride>
    <w:lvlOverride w:ilvl="5">
      <w:startOverride w:val="3"/>
    </w:lvlOverride>
    <w:lvlOverride w:ilvl="6">
      <w:startOverride w:val="1"/>
    </w:lvlOverride>
    <w:lvlOverride w:ilvl="7">
      <w:startOverride w:val="1"/>
    </w:lvlOverride>
    <w:lvlOverride w:ilvl="8">
      <w:startOverride w:val="1"/>
    </w:lvlOverride>
  </w:num>
  <w:num w:numId="27" w16cid:durableId="1011487530">
    <w:abstractNumId w:val="17"/>
  </w:num>
  <w:num w:numId="28" w16cid:durableId="524094479">
    <w:abstractNumId w:val="10"/>
  </w:num>
  <w:num w:numId="29" w16cid:durableId="1499031695">
    <w:abstractNumId w:val="15"/>
  </w:num>
  <w:num w:numId="30" w16cid:durableId="1040016804">
    <w:abstractNumId w:val="24"/>
  </w:num>
  <w:num w:numId="31" w16cid:durableId="125424560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8625967">
    <w:abstractNumId w:val="2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ers Blom-Hansen - DAHL">
    <w15:presenceInfo w15:providerId="AD" w15:userId="S::abh@dahllaw.dk::fdcf48cc-2681-4f61-993d-f8a52d8d95b2"/>
  </w15:person>
  <w15:person w15:author="Anette Kusk - DAHL">
    <w15:presenceInfo w15:providerId="AD" w15:userId="S::ank@dahllaw.dk::5cc908ae-a0ee-4c7d-aa27-131f5fe15f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SortMethod w:val="0000"/>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39"/>
    <w:rsid w:val="000024F0"/>
    <w:rsid w:val="00005E1C"/>
    <w:rsid w:val="000112FB"/>
    <w:rsid w:val="00011558"/>
    <w:rsid w:val="000225ED"/>
    <w:rsid w:val="00023460"/>
    <w:rsid w:val="00030040"/>
    <w:rsid w:val="00034716"/>
    <w:rsid w:val="00040AE8"/>
    <w:rsid w:val="0004213E"/>
    <w:rsid w:val="0004261D"/>
    <w:rsid w:val="00050B25"/>
    <w:rsid w:val="000659CF"/>
    <w:rsid w:val="00066D45"/>
    <w:rsid w:val="0006742E"/>
    <w:rsid w:val="0007283D"/>
    <w:rsid w:val="000813B2"/>
    <w:rsid w:val="00081EDC"/>
    <w:rsid w:val="00084255"/>
    <w:rsid w:val="0008538A"/>
    <w:rsid w:val="0008564B"/>
    <w:rsid w:val="00087C44"/>
    <w:rsid w:val="000908B0"/>
    <w:rsid w:val="00091A2D"/>
    <w:rsid w:val="000A2770"/>
    <w:rsid w:val="000A6211"/>
    <w:rsid w:val="000B3F2B"/>
    <w:rsid w:val="000B724F"/>
    <w:rsid w:val="000B7E43"/>
    <w:rsid w:val="000C188B"/>
    <w:rsid w:val="000C6289"/>
    <w:rsid w:val="000D0460"/>
    <w:rsid w:val="000D0BE4"/>
    <w:rsid w:val="000D0C6D"/>
    <w:rsid w:val="000D66BF"/>
    <w:rsid w:val="000D7538"/>
    <w:rsid w:val="000E0970"/>
    <w:rsid w:val="000E79DD"/>
    <w:rsid w:val="000F2C4E"/>
    <w:rsid w:val="000F4F43"/>
    <w:rsid w:val="00105CDA"/>
    <w:rsid w:val="00107D41"/>
    <w:rsid w:val="0011012C"/>
    <w:rsid w:val="00110A49"/>
    <w:rsid w:val="00121910"/>
    <w:rsid w:val="00123742"/>
    <w:rsid w:val="00123F9D"/>
    <w:rsid w:val="0015038D"/>
    <w:rsid w:val="00151C96"/>
    <w:rsid w:val="001522F5"/>
    <w:rsid w:val="00154337"/>
    <w:rsid w:val="00154B1D"/>
    <w:rsid w:val="00162168"/>
    <w:rsid w:val="00163A1C"/>
    <w:rsid w:val="00166A77"/>
    <w:rsid w:val="00174F57"/>
    <w:rsid w:val="00182DB9"/>
    <w:rsid w:val="00183627"/>
    <w:rsid w:val="0018703E"/>
    <w:rsid w:val="0019040E"/>
    <w:rsid w:val="001946C5"/>
    <w:rsid w:val="001A6579"/>
    <w:rsid w:val="001B2AA9"/>
    <w:rsid w:val="001C2151"/>
    <w:rsid w:val="001C69E0"/>
    <w:rsid w:val="001C6A23"/>
    <w:rsid w:val="001E04DA"/>
    <w:rsid w:val="001E19AD"/>
    <w:rsid w:val="001E27FF"/>
    <w:rsid w:val="001E46C0"/>
    <w:rsid w:val="001E47E2"/>
    <w:rsid w:val="001E5B71"/>
    <w:rsid w:val="001F4875"/>
    <w:rsid w:val="001F4AC6"/>
    <w:rsid w:val="001F71A5"/>
    <w:rsid w:val="001F745A"/>
    <w:rsid w:val="00201908"/>
    <w:rsid w:val="002053E4"/>
    <w:rsid w:val="0020609E"/>
    <w:rsid w:val="00217853"/>
    <w:rsid w:val="00223A4A"/>
    <w:rsid w:val="00224046"/>
    <w:rsid w:val="0022406B"/>
    <w:rsid w:val="002245C2"/>
    <w:rsid w:val="00225B5B"/>
    <w:rsid w:val="00234637"/>
    <w:rsid w:val="0023684C"/>
    <w:rsid w:val="002403EB"/>
    <w:rsid w:val="00246907"/>
    <w:rsid w:val="00246FE9"/>
    <w:rsid w:val="00252CFC"/>
    <w:rsid w:val="00263AEE"/>
    <w:rsid w:val="002771DF"/>
    <w:rsid w:val="002825ED"/>
    <w:rsid w:val="002830B6"/>
    <w:rsid w:val="002834BB"/>
    <w:rsid w:val="00293572"/>
    <w:rsid w:val="00295DE2"/>
    <w:rsid w:val="002A0644"/>
    <w:rsid w:val="002A4CE2"/>
    <w:rsid w:val="002A5CA6"/>
    <w:rsid w:val="002B4DC5"/>
    <w:rsid w:val="002B795B"/>
    <w:rsid w:val="002C39F5"/>
    <w:rsid w:val="002C470E"/>
    <w:rsid w:val="002D49A3"/>
    <w:rsid w:val="002D608C"/>
    <w:rsid w:val="002D65C7"/>
    <w:rsid w:val="002E1D13"/>
    <w:rsid w:val="002E3FCB"/>
    <w:rsid w:val="002E4655"/>
    <w:rsid w:val="002E578E"/>
    <w:rsid w:val="002E5AD2"/>
    <w:rsid w:val="002F5379"/>
    <w:rsid w:val="003039A5"/>
    <w:rsid w:val="0030607D"/>
    <w:rsid w:val="0031034F"/>
    <w:rsid w:val="00311FB9"/>
    <w:rsid w:val="00315F4E"/>
    <w:rsid w:val="00317405"/>
    <w:rsid w:val="00317B42"/>
    <w:rsid w:val="00320252"/>
    <w:rsid w:val="00320899"/>
    <w:rsid w:val="00322F46"/>
    <w:rsid w:val="00323C74"/>
    <w:rsid w:val="00323D41"/>
    <w:rsid w:val="00324711"/>
    <w:rsid w:val="00340E83"/>
    <w:rsid w:val="003442E3"/>
    <w:rsid w:val="003448C5"/>
    <w:rsid w:val="00345521"/>
    <w:rsid w:val="00353867"/>
    <w:rsid w:val="003573AE"/>
    <w:rsid w:val="00370538"/>
    <w:rsid w:val="00370610"/>
    <w:rsid w:val="0037689F"/>
    <w:rsid w:val="00377814"/>
    <w:rsid w:val="00396BA6"/>
    <w:rsid w:val="003976AB"/>
    <w:rsid w:val="00397952"/>
    <w:rsid w:val="003A5C83"/>
    <w:rsid w:val="003A7E71"/>
    <w:rsid w:val="003B5EB3"/>
    <w:rsid w:val="003B6947"/>
    <w:rsid w:val="003C77B2"/>
    <w:rsid w:val="003D05CE"/>
    <w:rsid w:val="003D1A4F"/>
    <w:rsid w:val="003D529A"/>
    <w:rsid w:val="003D5876"/>
    <w:rsid w:val="003D656E"/>
    <w:rsid w:val="003E2E47"/>
    <w:rsid w:val="003E54E0"/>
    <w:rsid w:val="003F22D7"/>
    <w:rsid w:val="003F7FE7"/>
    <w:rsid w:val="004009BD"/>
    <w:rsid w:val="00403C80"/>
    <w:rsid w:val="004141B2"/>
    <w:rsid w:val="004158FE"/>
    <w:rsid w:val="00426988"/>
    <w:rsid w:val="004326C4"/>
    <w:rsid w:val="00437C02"/>
    <w:rsid w:val="00443907"/>
    <w:rsid w:val="004439D7"/>
    <w:rsid w:val="00443B40"/>
    <w:rsid w:val="00443C88"/>
    <w:rsid w:val="00445907"/>
    <w:rsid w:val="00445AA8"/>
    <w:rsid w:val="00445FE2"/>
    <w:rsid w:val="004477C4"/>
    <w:rsid w:val="00450473"/>
    <w:rsid w:val="00452E81"/>
    <w:rsid w:val="00453F82"/>
    <w:rsid w:val="00463CD1"/>
    <w:rsid w:val="00470161"/>
    <w:rsid w:val="00470AFA"/>
    <w:rsid w:val="004723EC"/>
    <w:rsid w:val="00481677"/>
    <w:rsid w:val="00482D9E"/>
    <w:rsid w:val="00494264"/>
    <w:rsid w:val="00497B27"/>
    <w:rsid w:val="004A0F64"/>
    <w:rsid w:val="004A1B16"/>
    <w:rsid w:val="004A1E78"/>
    <w:rsid w:val="004A5C1A"/>
    <w:rsid w:val="004B1199"/>
    <w:rsid w:val="004B47B2"/>
    <w:rsid w:val="004B55CA"/>
    <w:rsid w:val="004B5ECA"/>
    <w:rsid w:val="004B6030"/>
    <w:rsid w:val="004B69DE"/>
    <w:rsid w:val="004C0D62"/>
    <w:rsid w:val="004C3F95"/>
    <w:rsid w:val="004D3060"/>
    <w:rsid w:val="004D33B7"/>
    <w:rsid w:val="004D49D8"/>
    <w:rsid w:val="004D76BD"/>
    <w:rsid w:val="004E6CE2"/>
    <w:rsid w:val="004F1A2C"/>
    <w:rsid w:val="00501FC4"/>
    <w:rsid w:val="0050762A"/>
    <w:rsid w:val="005078EF"/>
    <w:rsid w:val="00511258"/>
    <w:rsid w:val="005223D9"/>
    <w:rsid w:val="00524411"/>
    <w:rsid w:val="00526011"/>
    <w:rsid w:val="00526AC4"/>
    <w:rsid w:val="005279E6"/>
    <w:rsid w:val="00527DEE"/>
    <w:rsid w:val="00534615"/>
    <w:rsid w:val="005359AA"/>
    <w:rsid w:val="00536AEE"/>
    <w:rsid w:val="005440AA"/>
    <w:rsid w:val="00550075"/>
    <w:rsid w:val="00554B0A"/>
    <w:rsid w:val="00556D87"/>
    <w:rsid w:val="005638C7"/>
    <w:rsid w:val="005655C1"/>
    <w:rsid w:val="00565F6E"/>
    <w:rsid w:val="00571999"/>
    <w:rsid w:val="00571C27"/>
    <w:rsid w:val="00581AF9"/>
    <w:rsid w:val="00581E45"/>
    <w:rsid w:val="00582A5C"/>
    <w:rsid w:val="00583D3C"/>
    <w:rsid w:val="00585701"/>
    <w:rsid w:val="00586C1D"/>
    <w:rsid w:val="0059347B"/>
    <w:rsid w:val="00595C37"/>
    <w:rsid w:val="005A3E3F"/>
    <w:rsid w:val="005A74D2"/>
    <w:rsid w:val="005B260C"/>
    <w:rsid w:val="005B7287"/>
    <w:rsid w:val="005B76F6"/>
    <w:rsid w:val="005C32F9"/>
    <w:rsid w:val="005C3322"/>
    <w:rsid w:val="005C3B83"/>
    <w:rsid w:val="005C5DA5"/>
    <w:rsid w:val="005D037E"/>
    <w:rsid w:val="005D36A0"/>
    <w:rsid w:val="005E25D9"/>
    <w:rsid w:val="005E3BB6"/>
    <w:rsid w:val="005F678E"/>
    <w:rsid w:val="00602A75"/>
    <w:rsid w:val="0060560C"/>
    <w:rsid w:val="00606DDD"/>
    <w:rsid w:val="0061181A"/>
    <w:rsid w:val="0062258F"/>
    <w:rsid w:val="0062341C"/>
    <w:rsid w:val="00623673"/>
    <w:rsid w:val="00623949"/>
    <w:rsid w:val="0062678B"/>
    <w:rsid w:val="00631F2D"/>
    <w:rsid w:val="006333D9"/>
    <w:rsid w:val="006334BE"/>
    <w:rsid w:val="006376D7"/>
    <w:rsid w:val="0064034B"/>
    <w:rsid w:val="00640F58"/>
    <w:rsid w:val="0064114C"/>
    <w:rsid w:val="00641742"/>
    <w:rsid w:val="006474D7"/>
    <w:rsid w:val="00647E45"/>
    <w:rsid w:val="00652BAF"/>
    <w:rsid w:val="00655C25"/>
    <w:rsid w:val="00656E10"/>
    <w:rsid w:val="006579E8"/>
    <w:rsid w:val="00661653"/>
    <w:rsid w:val="00666844"/>
    <w:rsid w:val="006669B9"/>
    <w:rsid w:val="0067307C"/>
    <w:rsid w:val="006746F0"/>
    <w:rsid w:val="00676662"/>
    <w:rsid w:val="00680169"/>
    <w:rsid w:val="00680364"/>
    <w:rsid w:val="00684A14"/>
    <w:rsid w:val="0068668D"/>
    <w:rsid w:val="00687086"/>
    <w:rsid w:val="00697D2B"/>
    <w:rsid w:val="006A4F8C"/>
    <w:rsid w:val="006B2CD6"/>
    <w:rsid w:val="006B47B4"/>
    <w:rsid w:val="006C4468"/>
    <w:rsid w:val="006D1E42"/>
    <w:rsid w:val="006D2950"/>
    <w:rsid w:val="006D4E5A"/>
    <w:rsid w:val="006E0F9A"/>
    <w:rsid w:val="006E17A9"/>
    <w:rsid w:val="006E1BD9"/>
    <w:rsid w:val="006E2579"/>
    <w:rsid w:val="006E3D3F"/>
    <w:rsid w:val="00700EC6"/>
    <w:rsid w:val="007046C1"/>
    <w:rsid w:val="00705709"/>
    <w:rsid w:val="00712C68"/>
    <w:rsid w:val="0071698E"/>
    <w:rsid w:val="00716B5A"/>
    <w:rsid w:val="00721296"/>
    <w:rsid w:val="00725232"/>
    <w:rsid w:val="00725877"/>
    <w:rsid w:val="007265BE"/>
    <w:rsid w:val="007314FA"/>
    <w:rsid w:val="0073159F"/>
    <w:rsid w:val="00735100"/>
    <w:rsid w:val="00752AE9"/>
    <w:rsid w:val="0075456A"/>
    <w:rsid w:val="007650BE"/>
    <w:rsid w:val="00776963"/>
    <w:rsid w:val="00781D5F"/>
    <w:rsid w:val="00781DE6"/>
    <w:rsid w:val="00786533"/>
    <w:rsid w:val="00792D58"/>
    <w:rsid w:val="007A2A99"/>
    <w:rsid w:val="007A572F"/>
    <w:rsid w:val="007A6E49"/>
    <w:rsid w:val="007B4C84"/>
    <w:rsid w:val="007B6ABA"/>
    <w:rsid w:val="007B7B27"/>
    <w:rsid w:val="007C1D72"/>
    <w:rsid w:val="007C31E2"/>
    <w:rsid w:val="007D163F"/>
    <w:rsid w:val="007D1D7C"/>
    <w:rsid w:val="007D25B9"/>
    <w:rsid w:val="007D3CB7"/>
    <w:rsid w:val="007E0306"/>
    <w:rsid w:val="007E074A"/>
    <w:rsid w:val="007E6433"/>
    <w:rsid w:val="007E66B5"/>
    <w:rsid w:val="007E70E4"/>
    <w:rsid w:val="007F1938"/>
    <w:rsid w:val="007F4B5F"/>
    <w:rsid w:val="007F4C27"/>
    <w:rsid w:val="00802673"/>
    <w:rsid w:val="00810285"/>
    <w:rsid w:val="00814B10"/>
    <w:rsid w:val="008168AB"/>
    <w:rsid w:val="00822256"/>
    <w:rsid w:val="00822DD7"/>
    <w:rsid w:val="00823518"/>
    <w:rsid w:val="008247A3"/>
    <w:rsid w:val="0082787D"/>
    <w:rsid w:val="00831032"/>
    <w:rsid w:val="00832E91"/>
    <w:rsid w:val="00841AEE"/>
    <w:rsid w:val="00852648"/>
    <w:rsid w:val="008548A6"/>
    <w:rsid w:val="00865C71"/>
    <w:rsid w:val="0087352A"/>
    <w:rsid w:val="00874B18"/>
    <w:rsid w:val="00875195"/>
    <w:rsid w:val="00881839"/>
    <w:rsid w:val="00883BE7"/>
    <w:rsid w:val="00893BB6"/>
    <w:rsid w:val="00893DFC"/>
    <w:rsid w:val="008A363B"/>
    <w:rsid w:val="008A665D"/>
    <w:rsid w:val="008B3AFD"/>
    <w:rsid w:val="008B4323"/>
    <w:rsid w:val="008B5D34"/>
    <w:rsid w:val="008B747A"/>
    <w:rsid w:val="008C2E0A"/>
    <w:rsid w:val="008C735F"/>
    <w:rsid w:val="008D116A"/>
    <w:rsid w:val="008D2FB2"/>
    <w:rsid w:val="008E34DB"/>
    <w:rsid w:val="008E54A7"/>
    <w:rsid w:val="008E6F06"/>
    <w:rsid w:val="008E75D7"/>
    <w:rsid w:val="00901BA1"/>
    <w:rsid w:val="009048DF"/>
    <w:rsid w:val="00904D25"/>
    <w:rsid w:val="00912A6C"/>
    <w:rsid w:val="0091354D"/>
    <w:rsid w:val="009142C9"/>
    <w:rsid w:val="009159EC"/>
    <w:rsid w:val="00916E8D"/>
    <w:rsid w:val="00921045"/>
    <w:rsid w:val="00922569"/>
    <w:rsid w:val="00923BD1"/>
    <w:rsid w:val="00925B5B"/>
    <w:rsid w:val="0093402A"/>
    <w:rsid w:val="009357F3"/>
    <w:rsid w:val="0093635F"/>
    <w:rsid w:val="00943B44"/>
    <w:rsid w:val="009532BE"/>
    <w:rsid w:val="00953E3F"/>
    <w:rsid w:val="009566E5"/>
    <w:rsid w:val="00963046"/>
    <w:rsid w:val="009705D5"/>
    <w:rsid w:val="0097445F"/>
    <w:rsid w:val="00982D0F"/>
    <w:rsid w:val="00982E62"/>
    <w:rsid w:val="009854FA"/>
    <w:rsid w:val="009945EB"/>
    <w:rsid w:val="00997F9C"/>
    <w:rsid w:val="009A1E8A"/>
    <w:rsid w:val="009A355D"/>
    <w:rsid w:val="009A6CE2"/>
    <w:rsid w:val="009B08AB"/>
    <w:rsid w:val="009C5E87"/>
    <w:rsid w:val="009D0078"/>
    <w:rsid w:val="009D16FA"/>
    <w:rsid w:val="009D3BDD"/>
    <w:rsid w:val="009D7716"/>
    <w:rsid w:val="009E1E1D"/>
    <w:rsid w:val="009F0518"/>
    <w:rsid w:val="009F2EE4"/>
    <w:rsid w:val="009F38A5"/>
    <w:rsid w:val="00A00D08"/>
    <w:rsid w:val="00A041DE"/>
    <w:rsid w:val="00A04EB9"/>
    <w:rsid w:val="00A07869"/>
    <w:rsid w:val="00A12FCB"/>
    <w:rsid w:val="00A134A4"/>
    <w:rsid w:val="00A15F15"/>
    <w:rsid w:val="00A169AC"/>
    <w:rsid w:val="00A22FCC"/>
    <w:rsid w:val="00A25DCC"/>
    <w:rsid w:val="00A27BB3"/>
    <w:rsid w:val="00A310BA"/>
    <w:rsid w:val="00A33CF7"/>
    <w:rsid w:val="00A37CCD"/>
    <w:rsid w:val="00A42509"/>
    <w:rsid w:val="00A43321"/>
    <w:rsid w:val="00A56CF1"/>
    <w:rsid w:val="00A62965"/>
    <w:rsid w:val="00A631E1"/>
    <w:rsid w:val="00A639FB"/>
    <w:rsid w:val="00A6699D"/>
    <w:rsid w:val="00A70A53"/>
    <w:rsid w:val="00A72856"/>
    <w:rsid w:val="00A75AF4"/>
    <w:rsid w:val="00A815CA"/>
    <w:rsid w:val="00A850EA"/>
    <w:rsid w:val="00A870CF"/>
    <w:rsid w:val="00A87124"/>
    <w:rsid w:val="00A87980"/>
    <w:rsid w:val="00A90A14"/>
    <w:rsid w:val="00A93792"/>
    <w:rsid w:val="00A953B9"/>
    <w:rsid w:val="00A963BF"/>
    <w:rsid w:val="00A97600"/>
    <w:rsid w:val="00A977A3"/>
    <w:rsid w:val="00A9794C"/>
    <w:rsid w:val="00AA0055"/>
    <w:rsid w:val="00AA0959"/>
    <w:rsid w:val="00AA0DC6"/>
    <w:rsid w:val="00AA424B"/>
    <w:rsid w:val="00AB43EC"/>
    <w:rsid w:val="00AB4EAF"/>
    <w:rsid w:val="00AB6766"/>
    <w:rsid w:val="00AD3D6D"/>
    <w:rsid w:val="00AD646B"/>
    <w:rsid w:val="00AD7FC9"/>
    <w:rsid w:val="00AE0AD7"/>
    <w:rsid w:val="00AE11E6"/>
    <w:rsid w:val="00AE1A48"/>
    <w:rsid w:val="00AE3B24"/>
    <w:rsid w:val="00AE4653"/>
    <w:rsid w:val="00AE4E13"/>
    <w:rsid w:val="00AE5A1B"/>
    <w:rsid w:val="00AE6020"/>
    <w:rsid w:val="00AF07C2"/>
    <w:rsid w:val="00AF32C9"/>
    <w:rsid w:val="00AF5869"/>
    <w:rsid w:val="00AF5E64"/>
    <w:rsid w:val="00AF6C8A"/>
    <w:rsid w:val="00B0172D"/>
    <w:rsid w:val="00B02273"/>
    <w:rsid w:val="00B0556E"/>
    <w:rsid w:val="00B06DF7"/>
    <w:rsid w:val="00B10057"/>
    <w:rsid w:val="00B107C7"/>
    <w:rsid w:val="00B15FEB"/>
    <w:rsid w:val="00B239EA"/>
    <w:rsid w:val="00B23ADE"/>
    <w:rsid w:val="00B26223"/>
    <w:rsid w:val="00B2754A"/>
    <w:rsid w:val="00B2761B"/>
    <w:rsid w:val="00B41CEA"/>
    <w:rsid w:val="00B42165"/>
    <w:rsid w:val="00B436E1"/>
    <w:rsid w:val="00B46456"/>
    <w:rsid w:val="00B47867"/>
    <w:rsid w:val="00B57A32"/>
    <w:rsid w:val="00B66DAF"/>
    <w:rsid w:val="00B72BA2"/>
    <w:rsid w:val="00B74E95"/>
    <w:rsid w:val="00B76EE3"/>
    <w:rsid w:val="00B77963"/>
    <w:rsid w:val="00B81405"/>
    <w:rsid w:val="00B9359B"/>
    <w:rsid w:val="00BA15D6"/>
    <w:rsid w:val="00BA291B"/>
    <w:rsid w:val="00BB3947"/>
    <w:rsid w:val="00BB4957"/>
    <w:rsid w:val="00BC0223"/>
    <w:rsid w:val="00BC0EC6"/>
    <w:rsid w:val="00BC1404"/>
    <w:rsid w:val="00BC51BB"/>
    <w:rsid w:val="00BC5344"/>
    <w:rsid w:val="00BC5AF6"/>
    <w:rsid w:val="00BC663B"/>
    <w:rsid w:val="00BD5014"/>
    <w:rsid w:val="00BE28CD"/>
    <w:rsid w:val="00BE32E1"/>
    <w:rsid w:val="00BF2107"/>
    <w:rsid w:val="00BF2D02"/>
    <w:rsid w:val="00BF3D23"/>
    <w:rsid w:val="00C016C4"/>
    <w:rsid w:val="00C103C4"/>
    <w:rsid w:val="00C10522"/>
    <w:rsid w:val="00C21C3E"/>
    <w:rsid w:val="00C22E8B"/>
    <w:rsid w:val="00C276D3"/>
    <w:rsid w:val="00C3600C"/>
    <w:rsid w:val="00C41E7A"/>
    <w:rsid w:val="00C43CEB"/>
    <w:rsid w:val="00C47CBF"/>
    <w:rsid w:val="00C525C0"/>
    <w:rsid w:val="00C5594E"/>
    <w:rsid w:val="00C67821"/>
    <w:rsid w:val="00C751BD"/>
    <w:rsid w:val="00C753D2"/>
    <w:rsid w:val="00C7540E"/>
    <w:rsid w:val="00C76D09"/>
    <w:rsid w:val="00C82A51"/>
    <w:rsid w:val="00C862F7"/>
    <w:rsid w:val="00C92642"/>
    <w:rsid w:val="00CA18C4"/>
    <w:rsid w:val="00CA3287"/>
    <w:rsid w:val="00CA653A"/>
    <w:rsid w:val="00CA6991"/>
    <w:rsid w:val="00CB46F2"/>
    <w:rsid w:val="00CC4DF8"/>
    <w:rsid w:val="00CC5929"/>
    <w:rsid w:val="00CC5C80"/>
    <w:rsid w:val="00CC77FE"/>
    <w:rsid w:val="00CD2280"/>
    <w:rsid w:val="00CD6514"/>
    <w:rsid w:val="00CE36BE"/>
    <w:rsid w:val="00CE43DF"/>
    <w:rsid w:val="00D03780"/>
    <w:rsid w:val="00D05171"/>
    <w:rsid w:val="00D11D3D"/>
    <w:rsid w:val="00D16F48"/>
    <w:rsid w:val="00D26350"/>
    <w:rsid w:val="00D30B6A"/>
    <w:rsid w:val="00D37E18"/>
    <w:rsid w:val="00D469DD"/>
    <w:rsid w:val="00D514EB"/>
    <w:rsid w:val="00D609D8"/>
    <w:rsid w:val="00D60B76"/>
    <w:rsid w:val="00D71BEF"/>
    <w:rsid w:val="00D81B9B"/>
    <w:rsid w:val="00D8257C"/>
    <w:rsid w:val="00D854D8"/>
    <w:rsid w:val="00D87A31"/>
    <w:rsid w:val="00DA391E"/>
    <w:rsid w:val="00DA6E6D"/>
    <w:rsid w:val="00DB5B0A"/>
    <w:rsid w:val="00DC1E85"/>
    <w:rsid w:val="00DD67BA"/>
    <w:rsid w:val="00DE2696"/>
    <w:rsid w:val="00DE2BFA"/>
    <w:rsid w:val="00DE3204"/>
    <w:rsid w:val="00DE45AF"/>
    <w:rsid w:val="00DE5AC6"/>
    <w:rsid w:val="00DE660D"/>
    <w:rsid w:val="00DF16D2"/>
    <w:rsid w:val="00DF1832"/>
    <w:rsid w:val="00DF1A69"/>
    <w:rsid w:val="00DF5267"/>
    <w:rsid w:val="00DF72E3"/>
    <w:rsid w:val="00E04291"/>
    <w:rsid w:val="00E052BA"/>
    <w:rsid w:val="00E05B37"/>
    <w:rsid w:val="00E16958"/>
    <w:rsid w:val="00E21214"/>
    <w:rsid w:val="00E226B2"/>
    <w:rsid w:val="00E22A44"/>
    <w:rsid w:val="00E2495F"/>
    <w:rsid w:val="00E256C0"/>
    <w:rsid w:val="00E2672F"/>
    <w:rsid w:val="00E304C2"/>
    <w:rsid w:val="00E3177E"/>
    <w:rsid w:val="00E322FC"/>
    <w:rsid w:val="00E363CE"/>
    <w:rsid w:val="00E40C30"/>
    <w:rsid w:val="00E452FD"/>
    <w:rsid w:val="00E4715A"/>
    <w:rsid w:val="00E51E05"/>
    <w:rsid w:val="00E521AC"/>
    <w:rsid w:val="00E52443"/>
    <w:rsid w:val="00E559AA"/>
    <w:rsid w:val="00E5628E"/>
    <w:rsid w:val="00E57EE6"/>
    <w:rsid w:val="00E72765"/>
    <w:rsid w:val="00E73D2F"/>
    <w:rsid w:val="00E811D2"/>
    <w:rsid w:val="00E836E6"/>
    <w:rsid w:val="00E85232"/>
    <w:rsid w:val="00E86565"/>
    <w:rsid w:val="00E91882"/>
    <w:rsid w:val="00E932EE"/>
    <w:rsid w:val="00EA054E"/>
    <w:rsid w:val="00EA1E50"/>
    <w:rsid w:val="00EA602A"/>
    <w:rsid w:val="00EB5C2A"/>
    <w:rsid w:val="00EB766F"/>
    <w:rsid w:val="00EC18CA"/>
    <w:rsid w:val="00EC19DA"/>
    <w:rsid w:val="00ED11F9"/>
    <w:rsid w:val="00ED637A"/>
    <w:rsid w:val="00ED661D"/>
    <w:rsid w:val="00EE3452"/>
    <w:rsid w:val="00EE665A"/>
    <w:rsid w:val="00EF55C7"/>
    <w:rsid w:val="00EF7281"/>
    <w:rsid w:val="00F03525"/>
    <w:rsid w:val="00F044DD"/>
    <w:rsid w:val="00F16501"/>
    <w:rsid w:val="00F165E0"/>
    <w:rsid w:val="00F17FF0"/>
    <w:rsid w:val="00F217F6"/>
    <w:rsid w:val="00F2768C"/>
    <w:rsid w:val="00F27AF6"/>
    <w:rsid w:val="00F311E0"/>
    <w:rsid w:val="00F32315"/>
    <w:rsid w:val="00F402AC"/>
    <w:rsid w:val="00F40F44"/>
    <w:rsid w:val="00F60628"/>
    <w:rsid w:val="00F663E4"/>
    <w:rsid w:val="00F7191E"/>
    <w:rsid w:val="00F74A6D"/>
    <w:rsid w:val="00F74EC3"/>
    <w:rsid w:val="00F7561C"/>
    <w:rsid w:val="00F75D1B"/>
    <w:rsid w:val="00F76946"/>
    <w:rsid w:val="00F76ECE"/>
    <w:rsid w:val="00F77CCE"/>
    <w:rsid w:val="00F8044F"/>
    <w:rsid w:val="00F806EC"/>
    <w:rsid w:val="00F82467"/>
    <w:rsid w:val="00F8458E"/>
    <w:rsid w:val="00F90647"/>
    <w:rsid w:val="00F95381"/>
    <w:rsid w:val="00FA2D63"/>
    <w:rsid w:val="00FA4C1F"/>
    <w:rsid w:val="00FA52F5"/>
    <w:rsid w:val="00FA5763"/>
    <w:rsid w:val="00FB16A6"/>
    <w:rsid w:val="00FB4DA9"/>
    <w:rsid w:val="00FB6BCA"/>
    <w:rsid w:val="00FB7E0D"/>
    <w:rsid w:val="00FC6709"/>
    <w:rsid w:val="00FD3856"/>
    <w:rsid w:val="00FD57DA"/>
    <w:rsid w:val="00FD590C"/>
    <w:rsid w:val="00FE0391"/>
    <w:rsid w:val="00FE0B5C"/>
    <w:rsid w:val="00FE615F"/>
    <w:rsid w:val="00FE6196"/>
    <w:rsid w:val="00FF2150"/>
    <w:rsid w:val="00FF4472"/>
    <w:rsid w:val="00FF61A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F9A27"/>
  <w15:chartTrackingRefBased/>
  <w15:docId w15:val="{9E22F055-19B5-4768-AA5D-DC725CD29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65E0"/>
    <w:pPr>
      <w:spacing w:after="0"/>
      <w:jc w:val="both"/>
    </w:pPr>
    <w:rPr>
      <w:rFonts w:ascii="Trebuchet MS" w:eastAsia="Calibri" w:hAnsi="Trebuchet MS" w:cs="Times New Roman"/>
      <w:sz w:val="19"/>
      <w:szCs w:val="18"/>
    </w:rPr>
  </w:style>
  <w:style w:type="paragraph" w:styleId="Overskrift1">
    <w:name w:val="heading 1"/>
    <w:basedOn w:val="Normal"/>
    <w:next w:val="Niveau2"/>
    <w:link w:val="Overskrift1Tegn"/>
    <w:qFormat/>
    <w:rsid w:val="00F165E0"/>
    <w:pPr>
      <w:keepNext/>
      <w:numPr>
        <w:numId w:val="21"/>
      </w:numPr>
      <w:spacing w:before="120" w:after="120"/>
      <w:ind w:left="851" w:hanging="851"/>
      <w:outlineLvl w:val="0"/>
    </w:pPr>
    <w:rPr>
      <w:b/>
      <w:caps/>
    </w:rPr>
  </w:style>
  <w:style w:type="paragraph" w:styleId="Overskrift2">
    <w:name w:val="heading 2"/>
    <w:basedOn w:val="Overskrift1"/>
    <w:next w:val="Niveau3"/>
    <w:link w:val="Overskrift2Tegn"/>
    <w:qFormat/>
    <w:rsid w:val="00F165E0"/>
    <w:pPr>
      <w:numPr>
        <w:ilvl w:val="1"/>
      </w:numPr>
      <w:ind w:left="851" w:hanging="851"/>
      <w:outlineLvl w:val="1"/>
    </w:pPr>
    <w:rPr>
      <w:caps w:val="0"/>
    </w:rPr>
  </w:style>
  <w:style w:type="paragraph" w:styleId="Overskrift3">
    <w:name w:val="heading 3"/>
    <w:basedOn w:val="Overskrift1"/>
    <w:next w:val="Niveau4"/>
    <w:link w:val="Overskrift3Tegn"/>
    <w:qFormat/>
    <w:rsid w:val="00F165E0"/>
    <w:pPr>
      <w:numPr>
        <w:ilvl w:val="2"/>
      </w:numPr>
      <w:ind w:left="851" w:hanging="851"/>
      <w:outlineLvl w:val="2"/>
    </w:pPr>
    <w:rPr>
      <w:caps w:val="0"/>
    </w:rPr>
  </w:style>
  <w:style w:type="paragraph" w:styleId="Overskrift4">
    <w:name w:val="heading 4"/>
    <w:basedOn w:val="Overskrift1"/>
    <w:next w:val="Niveau5"/>
    <w:link w:val="Overskrift4Tegn"/>
    <w:qFormat/>
    <w:rsid w:val="00F165E0"/>
    <w:pPr>
      <w:numPr>
        <w:ilvl w:val="3"/>
      </w:numPr>
      <w:ind w:left="851" w:hanging="851"/>
      <w:outlineLvl w:val="3"/>
    </w:pPr>
    <w:rPr>
      <w:caps w:val="0"/>
    </w:rPr>
  </w:style>
  <w:style w:type="paragraph" w:styleId="Overskrift5">
    <w:name w:val="heading 5"/>
    <w:basedOn w:val="Normal"/>
    <w:next w:val="Overskrift6"/>
    <w:link w:val="Overskrift5Tegn"/>
    <w:unhideWhenUsed/>
    <w:qFormat/>
    <w:rsid w:val="00F165E0"/>
    <w:pPr>
      <w:keepNext/>
      <w:numPr>
        <w:ilvl w:val="4"/>
        <w:numId w:val="21"/>
      </w:numPr>
      <w:spacing w:before="120" w:after="120"/>
      <w:ind w:left="851" w:hanging="851"/>
      <w:outlineLvl w:val="4"/>
    </w:pPr>
    <w:rPr>
      <w:rFonts w:eastAsiaTheme="majorEastAsia" w:cstheme="majorBidi"/>
      <w:b/>
    </w:rPr>
  </w:style>
  <w:style w:type="paragraph" w:styleId="Overskrift6">
    <w:name w:val="heading 6"/>
    <w:basedOn w:val="Normal"/>
    <w:next w:val="Normal"/>
    <w:link w:val="Overskrift6Tegn"/>
    <w:unhideWhenUsed/>
    <w:qFormat/>
    <w:rsid w:val="00F165E0"/>
    <w:pPr>
      <w:keepNext/>
      <w:keepLines/>
      <w:numPr>
        <w:ilvl w:val="5"/>
        <w:numId w:val="21"/>
      </w:numPr>
      <w:spacing w:before="120" w:after="120"/>
      <w:outlineLvl w:val="5"/>
    </w:pPr>
    <w:rPr>
      <w:rFonts w:eastAsiaTheme="majorEastAsia" w:cstheme="majorBidi"/>
      <w:b/>
      <w:iCs/>
    </w:rPr>
  </w:style>
  <w:style w:type="paragraph" w:styleId="Overskrift7">
    <w:name w:val="heading 7"/>
    <w:basedOn w:val="Normal"/>
    <w:next w:val="Normal"/>
    <w:link w:val="Overskrift7Tegn"/>
    <w:unhideWhenUsed/>
    <w:qFormat/>
    <w:rsid w:val="00F165E0"/>
    <w:pPr>
      <w:keepNext/>
      <w:keepLines/>
      <w:numPr>
        <w:ilvl w:val="6"/>
        <w:numId w:val="21"/>
      </w:numPr>
      <w:spacing w:before="120" w:after="120"/>
      <w:ind w:left="4321"/>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nhideWhenUsed/>
    <w:qFormat/>
    <w:rsid w:val="00F165E0"/>
    <w:pPr>
      <w:keepNext/>
      <w:keepLines/>
      <w:numPr>
        <w:ilvl w:val="7"/>
        <w:numId w:val="21"/>
      </w:numPr>
      <w:spacing w:before="120" w:after="120"/>
      <w:ind w:left="5041"/>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nhideWhenUsed/>
    <w:qFormat/>
    <w:rsid w:val="00F165E0"/>
    <w:pPr>
      <w:keepNext/>
      <w:keepLines/>
      <w:numPr>
        <w:ilvl w:val="8"/>
        <w:numId w:val="2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1-11-111OpstillingAltm">
    <w:name w:val="1 - 1.1 - 1.1.1 Opstilling (Alt+m)"/>
    <w:basedOn w:val="Normal"/>
    <w:qFormat/>
    <w:rsid w:val="00F165E0"/>
    <w:pPr>
      <w:numPr>
        <w:numId w:val="5"/>
      </w:numPr>
    </w:pPr>
  </w:style>
  <w:style w:type="paragraph" w:customStyle="1" w:styleId="1-a-iopstillingAltn">
    <w:name w:val="1) - a) - i) opstilling (Alt+n)"/>
    <w:basedOn w:val="Normal"/>
    <w:qFormat/>
    <w:rsid w:val="00F165E0"/>
    <w:pPr>
      <w:numPr>
        <w:numId w:val="6"/>
      </w:numPr>
    </w:pPr>
    <w:rPr>
      <w:szCs w:val="20"/>
    </w:rPr>
  </w:style>
  <w:style w:type="paragraph" w:customStyle="1" w:styleId="adOpstillingAltd">
    <w:name w:val="ad Opstilling (Alt+d)"/>
    <w:basedOn w:val="Normal"/>
    <w:next w:val="Normalindrykning"/>
    <w:rsid w:val="00F165E0"/>
    <w:pPr>
      <w:numPr>
        <w:numId w:val="7"/>
      </w:numPr>
      <w:tabs>
        <w:tab w:val="left" w:pos="1418"/>
      </w:tabs>
    </w:pPr>
  </w:style>
  <w:style w:type="paragraph" w:styleId="Afsenderadresse">
    <w:name w:val="envelope return"/>
    <w:basedOn w:val="Normal"/>
    <w:semiHidden/>
    <w:rsid w:val="00F165E0"/>
    <w:rPr>
      <w:rFonts w:asciiTheme="majorHAnsi" w:eastAsiaTheme="majorEastAsia" w:hAnsiTheme="majorHAnsi" w:cstheme="majorBidi"/>
      <w:sz w:val="20"/>
      <w:szCs w:val="20"/>
    </w:rPr>
  </w:style>
  <w:style w:type="paragraph" w:styleId="Almindeligtekst">
    <w:name w:val="Plain Text"/>
    <w:basedOn w:val="Normal"/>
    <w:link w:val="AlmindeligtekstTegn"/>
    <w:rsid w:val="00F165E0"/>
    <w:rPr>
      <w:rFonts w:ascii="Consolas" w:hAnsi="Consolas"/>
      <w:sz w:val="21"/>
      <w:szCs w:val="21"/>
    </w:rPr>
  </w:style>
  <w:style w:type="character" w:customStyle="1" w:styleId="AlmindeligtekstTegn">
    <w:name w:val="Almindelig tekst Tegn"/>
    <w:basedOn w:val="Standardskrifttypeiafsnit"/>
    <w:link w:val="Almindeligtekst"/>
    <w:rsid w:val="00F165E0"/>
    <w:rPr>
      <w:rFonts w:ascii="Consolas" w:eastAsia="Calibri" w:hAnsi="Consolas" w:cs="Times New Roman"/>
      <w:sz w:val="21"/>
      <w:szCs w:val="21"/>
    </w:rPr>
  </w:style>
  <w:style w:type="paragraph" w:customStyle="1" w:styleId="at-opstillingAlt">
    <w:name w:val="at-opstilling (Alt++)"/>
    <w:basedOn w:val="Normal"/>
    <w:uiPriority w:val="99"/>
    <w:rsid w:val="00F165E0"/>
    <w:pPr>
      <w:numPr>
        <w:numId w:val="8"/>
      </w:numPr>
    </w:pPr>
    <w:rPr>
      <w:rFonts w:eastAsia="Times New Roman"/>
      <w:szCs w:val="20"/>
      <w:lang w:eastAsia="da-DK"/>
    </w:rPr>
  </w:style>
  <w:style w:type="character" w:styleId="BesgtLink">
    <w:name w:val="FollowedHyperlink"/>
    <w:basedOn w:val="Standardskrifttypeiafsnit"/>
    <w:semiHidden/>
    <w:rsid w:val="00F165E0"/>
    <w:rPr>
      <w:color w:val="800080" w:themeColor="followedHyperlink"/>
      <w:u w:val="single"/>
    </w:rPr>
  </w:style>
  <w:style w:type="paragraph" w:styleId="Billedtekst">
    <w:name w:val="caption"/>
    <w:basedOn w:val="Normal"/>
    <w:next w:val="Normal"/>
    <w:semiHidden/>
    <w:unhideWhenUsed/>
    <w:rsid w:val="00F165E0"/>
    <w:pPr>
      <w:spacing w:after="200"/>
    </w:pPr>
    <w:rPr>
      <w:b/>
      <w:bCs/>
      <w:color w:val="4F81BD" w:themeColor="accent1"/>
      <w:sz w:val="18"/>
    </w:rPr>
  </w:style>
  <w:style w:type="character" w:styleId="Bogenstitel">
    <w:name w:val="Book Title"/>
    <w:basedOn w:val="Standardskrifttypeiafsnit"/>
    <w:uiPriority w:val="33"/>
    <w:rsid w:val="00F165E0"/>
    <w:rPr>
      <w:b/>
      <w:bCs/>
      <w:smallCaps/>
      <w:spacing w:val="5"/>
    </w:rPr>
  </w:style>
  <w:style w:type="paragraph" w:customStyle="1" w:styleId="BogstavopstillingAlta">
    <w:name w:val="Bogstav opstilling (Alt+a)"/>
    <w:basedOn w:val="Normal"/>
    <w:qFormat/>
    <w:rsid w:val="00F165E0"/>
    <w:pPr>
      <w:numPr>
        <w:numId w:val="9"/>
      </w:numPr>
      <w:tabs>
        <w:tab w:val="clear" w:pos="1418"/>
        <w:tab w:val="num" w:pos="360"/>
      </w:tabs>
    </w:pPr>
  </w:style>
  <w:style w:type="paragraph" w:styleId="Brevhoved">
    <w:name w:val="Message Header"/>
    <w:basedOn w:val="Normal"/>
    <w:link w:val="BrevhovedTegn"/>
    <w:semiHidden/>
    <w:rsid w:val="00F165E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semiHidden/>
    <w:rsid w:val="00F165E0"/>
    <w:rPr>
      <w:rFonts w:asciiTheme="majorHAnsi" w:eastAsiaTheme="majorEastAsia" w:hAnsiTheme="majorHAnsi" w:cstheme="majorBidi"/>
      <w:sz w:val="24"/>
      <w:szCs w:val="24"/>
      <w:shd w:val="pct20" w:color="auto" w:fill="auto"/>
    </w:rPr>
  </w:style>
  <w:style w:type="paragraph" w:styleId="Brdtekst">
    <w:name w:val="Body Text"/>
    <w:basedOn w:val="Normal"/>
    <w:link w:val="BrdtekstTegn"/>
    <w:semiHidden/>
    <w:rsid w:val="00A310BA"/>
    <w:pPr>
      <w:spacing w:after="120"/>
    </w:pPr>
  </w:style>
  <w:style w:type="character" w:customStyle="1" w:styleId="BrdtekstTegn">
    <w:name w:val="Brødtekst Tegn"/>
    <w:basedOn w:val="Standardskrifttypeiafsnit"/>
    <w:link w:val="Brdtekst"/>
    <w:semiHidden/>
    <w:rsid w:val="00A310BA"/>
    <w:rPr>
      <w:rFonts w:ascii="Trebuchet MS" w:eastAsia="Calibri" w:hAnsi="Trebuchet MS" w:cs="Times New Roman"/>
      <w:sz w:val="19"/>
      <w:szCs w:val="18"/>
    </w:rPr>
  </w:style>
  <w:style w:type="paragraph" w:styleId="Brdtekst-frstelinjeindrykning1">
    <w:name w:val="Body Text First Indent"/>
    <w:basedOn w:val="Normal"/>
    <w:link w:val="Brdtekst-frstelinjeindrykning1Tegn"/>
    <w:semiHidden/>
    <w:rsid w:val="00F165E0"/>
    <w:pPr>
      <w:ind w:firstLine="360"/>
    </w:pPr>
  </w:style>
  <w:style w:type="character" w:customStyle="1" w:styleId="Brdtekst-frstelinjeindrykning1Tegn">
    <w:name w:val="Brødtekst - førstelinjeindrykning 1 Tegn"/>
    <w:basedOn w:val="Standardskrifttypeiafsnit"/>
    <w:link w:val="Brdtekst-frstelinjeindrykning1"/>
    <w:semiHidden/>
    <w:rsid w:val="00F165E0"/>
    <w:rPr>
      <w:rFonts w:ascii="Trebuchet MS" w:eastAsia="Calibri" w:hAnsi="Trebuchet MS" w:cs="Times New Roman"/>
      <w:sz w:val="19"/>
      <w:szCs w:val="18"/>
    </w:rPr>
  </w:style>
  <w:style w:type="paragraph" w:styleId="Brdtekstindrykning">
    <w:name w:val="Body Text Indent"/>
    <w:basedOn w:val="Normal"/>
    <w:link w:val="BrdtekstindrykningTegn"/>
    <w:semiHidden/>
    <w:rsid w:val="00F165E0"/>
    <w:pPr>
      <w:spacing w:after="120"/>
      <w:ind w:left="283"/>
    </w:pPr>
  </w:style>
  <w:style w:type="character" w:customStyle="1" w:styleId="BrdtekstindrykningTegn">
    <w:name w:val="Brødtekstindrykning Tegn"/>
    <w:basedOn w:val="Standardskrifttypeiafsnit"/>
    <w:link w:val="Brdtekstindrykning"/>
    <w:semiHidden/>
    <w:rsid w:val="00F165E0"/>
    <w:rPr>
      <w:rFonts w:ascii="Trebuchet MS" w:eastAsia="Calibri" w:hAnsi="Trebuchet MS" w:cs="Times New Roman"/>
      <w:sz w:val="19"/>
      <w:szCs w:val="18"/>
    </w:rPr>
  </w:style>
  <w:style w:type="paragraph" w:styleId="Brdtekst-frstelinjeindrykning2">
    <w:name w:val="Body Text First Indent 2"/>
    <w:basedOn w:val="Brdtekstindrykning"/>
    <w:link w:val="Brdtekst-frstelinjeindrykning2Tegn"/>
    <w:semiHidden/>
    <w:rsid w:val="00F165E0"/>
    <w:pPr>
      <w:spacing w:after="0"/>
      <w:ind w:left="360" w:firstLine="360"/>
    </w:pPr>
  </w:style>
  <w:style w:type="character" w:customStyle="1" w:styleId="Brdtekst-frstelinjeindrykning2Tegn">
    <w:name w:val="Brødtekst - førstelinjeindrykning 2 Tegn"/>
    <w:basedOn w:val="BrdtekstindrykningTegn"/>
    <w:link w:val="Brdtekst-frstelinjeindrykning2"/>
    <w:semiHidden/>
    <w:rsid w:val="00F165E0"/>
    <w:rPr>
      <w:rFonts w:ascii="Trebuchet MS" w:eastAsia="Calibri" w:hAnsi="Trebuchet MS" w:cs="Times New Roman"/>
      <w:sz w:val="19"/>
      <w:szCs w:val="18"/>
    </w:rPr>
  </w:style>
  <w:style w:type="paragraph" w:styleId="Brdtekst2">
    <w:name w:val="Body Text 2"/>
    <w:basedOn w:val="Normal"/>
    <w:link w:val="Brdtekst2Tegn"/>
    <w:semiHidden/>
    <w:rsid w:val="00F165E0"/>
    <w:pPr>
      <w:spacing w:after="120" w:line="480" w:lineRule="auto"/>
    </w:pPr>
  </w:style>
  <w:style w:type="character" w:customStyle="1" w:styleId="Brdtekst2Tegn">
    <w:name w:val="Brødtekst 2 Tegn"/>
    <w:basedOn w:val="Standardskrifttypeiafsnit"/>
    <w:link w:val="Brdtekst2"/>
    <w:semiHidden/>
    <w:rsid w:val="00F165E0"/>
    <w:rPr>
      <w:rFonts w:ascii="Trebuchet MS" w:eastAsia="Calibri" w:hAnsi="Trebuchet MS" w:cs="Times New Roman"/>
      <w:sz w:val="19"/>
      <w:szCs w:val="18"/>
    </w:rPr>
  </w:style>
  <w:style w:type="paragraph" w:styleId="Brdtekst3">
    <w:name w:val="Body Text 3"/>
    <w:basedOn w:val="Normal"/>
    <w:link w:val="Brdtekst3Tegn"/>
    <w:semiHidden/>
    <w:rsid w:val="00F165E0"/>
    <w:pPr>
      <w:spacing w:after="120"/>
    </w:pPr>
    <w:rPr>
      <w:sz w:val="16"/>
      <w:szCs w:val="16"/>
    </w:rPr>
  </w:style>
  <w:style w:type="character" w:customStyle="1" w:styleId="Brdtekst3Tegn">
    <w:name w:val="Brødtekst 3 Tegn"/>
    <w:basedOn w:val="Standardskrifttypeiafsnit"/>
    <w:link w:val="Brdtekst3"/>
    <w:semiHidden/>
    <w:rsid w:val="00F165E0"/>
    <w:rPr>
      <w:rFonts w:ascii="Trebuchet MS" w:eastAsia="Calibri" w:hAnsi="Trebuchet MS" w:cs="Times New Roman"/>
      <w:sz w:val="16"/>
      <w:szCs w:val="16"/>
    </w:rPr>
  </w:style>
  <w:style w:type="paragraph" w:styleId="Brdtekstindrykning2">
    <w:name w:val="Body Text Indent 2"/>
    <w:basedOn w:val="Normal"/>
    <w:link w:val="Brdtekstindrykning2Tegn"/>
    <w:semiHidden/>
    <w:rsid w:val="00F165E0"/>
    <w:pPr>
      <w:spacing w:after="120" w:line="480" w:lineRule="auto"/>
      <w:ind w:left="283"/>
    </w:pPr>
  </w:style>
  <w:style w:type="character" w:customStyle="1" w:styleId="Brdtekstindrykning2Tegn">
    <w:name w:val="Brødtekstindrykning 2 Tegn"/>
    <w:basedOn w:val="Standardskrifttypeiafsnit"/>
    <w:link w:val="Brdtekstindrykning2"/>
    <w:semiHidden/>
    <w:rsid w:val="00F165E0"/>
    <w:rPr>
      <w:rFonts w:ascii="Trebuchet MS" w:eastAsia="Calibri" w:hAnsi="Trebuchet MS" w:cs="Times New Roman"/>
      <w:sz w:val="19"/>
      <w:szCs w:val="18"/>
    </w:rPr>
  </w:style>
  <w:style w:type="paragraph" w:styleId="Brdtekstindrykning3">
    <w:name w:val="Body Text Indent 3"/>
    <w:basedOn w:val="Normal"/>
    <w:link w:val="Brdtekstindrykning3Tegn"/>
    <w:semiHidden/>
    <w:rsid w:val="00F165E0"/>
    <w:pPr>
      <w:spacing w:after="120"/>
      <w:ind w:left="283"/>
    </w:pPr>
    <w:rPr>
      <w:sz w:val="16"/>
      <w:szCs w:val="16"/>
    </w:rPr>
  </w:style>
  <w:style w:type="character" w:customStyle="1" w:styleId="Brdtekstindrykning3Tegn">
    <w:name w:val="Brødtekstindrykning 3 Tegn"/>
    <w:basedOn w:val="Standardskrifttypeiafsnit"/>
    <w:link w:val="Brdtekstindrykning3"/>
    <w:semiHidden/>
    <w:rsid w:val="00F165E0"/>
    <w:rPr>
      <w:rFonts w:ascii="Trebuchet MS" w:eastAsia="Calibri" w:hAnsi="Trebuchet MS" w:cs="Times New Roman"/>
      <w:sz w:val="16"/>
      <w:szCs w:val="16"/>
    </w:rPr>
  </w:style>
  <w:style w:type="paragraph" w:customStyle="1" w:styleId="BulletopstillingAltp">
    <w:name w:val="Bullet opstilling (Alt+p)"/>
    <w:basedOn w:val="Normal"/>
    <w:qFormat/>
    <w:rsid w:val="00F165E0"/>
    <w:pPr>
      <w:numPr>
        <w:numId w:val="10"/>
      </w:numPr>
    </w:pPr>
  </w:style>
  <w:style w:type="paragraph" w:styleId="Citat">
    <w:name w:val="Quote"/>
    <w:basedOn w:val="Normal"/>
    <w:link w:val="CitatTegn"/>
    <w:qFormat/>
    <w:rsid w:val="00F165E0"/>
    <w:pPr>
      <w:spacing w:before="120" w:after="120"/>
      <w:ind w:left="1418" w:right="851"/>
    </w:pPr>
    <w:rPr>
      <w:rFonts w:eastAsia="Times New Roman"/>
      <w:i/>
      <w:lang w:eastAsia="da-DK"/>
    </w:rPr>
  </w:style>
  <w:style w:type="character" w:customStyle="1" w:styleId="CitatTegn">
    <w:name w:val="Citat Tegn"/>
    <w:basedOn w:val="Standardskrifttypeiafsnit"/>
    <w:link w:val="Citat"/>
    <w:rsid w:val="00F165E0"/>
    <w:rPr>
      <w:rFonts w:ascii="Trebuchet MS" w:eastAsia="Times New Roman" w:hAnsi="Trebuchet MS" w:cs="Times New Roman"/>
      <w:i/>
      <w:sz w:val="19"/>
      <w:szCs w:val="18"/>
      <w:lang w:eastAsia="da-DK"/>
    </w:rPr>
  </w:style>
  <w:style w:type="paragraph" w:styleId="Citatoverskrift">
    <w:name w:val="toa heading"/>
    <w:basedOn w:val="Normal"/>
    <w:next w:val="Normal"/>
    <w:semiHidden/>
    <w:rsid w:val="00F165E0"/>
    <w:pPr>
      <w:spacing w:before="120"/>
    </w:pPr>
    <w:rPr>
      <w:rFonts w:asciiTheme="majorHAnsi" w:eastAsiaTheme="majorEastAsia" w:hAnsiTheme="majorHAnsi" w:cstheme="majorBidi"/>
      <w:b/>
      <w:bCs/>
      <w:sz w:val="24"/>
      <w:szCs w:val="24"/>
    </w:rPr>
  </w:style>
  <w:style w:type="paragraph" w:styleId="Citatsamling">
    <w:name w:val="table of authorities"/>
    <w:basedOn w:val="Normal"/>
    <w:next w:val="Normal"/>
    <w:semiHidden/>
    <w:rsid w:val="00F165E0"/>
    <w:pPr>
      <w:ind w:left="190" w:hanging="190"/>
    </w:pPr>
  </w:style>
  <w:style w:type="table" w:customStyle="1" w:styleId="DAHLtabel">
    <w:name w:val="DAHL tabel"/>
    <w:basedOn w:val="Tabel-Normal"/>
    <w:uiPriority w:val="99"/>
    <w:rsid w:val="00F165E0"/>
    <w:pPr>
      <w:spacing w:after="0" w:line="280" w:lineRule="atLeast"/>
    </w:pPr>
    <w:rPr>
      <w:rFonts w:ascii="Trebuchet MS" w:eastAsia="Times New Roman" w:hAnsi="Trebuchet MS" w:cs="Times New Roman"/>
      <w:sz w:val="19"/>
      <w:szCs w:val="19"/>
      <w:lang w:eastAsia="da-DK"/>
    </w:rPr>
    <w:tblPr>
      <w:tblStyleRowBandSize w:val="1"/>
      <w:tblBorders>
        <w:top w:val="single" w:sz="12" w:space="0" w:color="A8A71C"/>
        <w:bottom w:val="single" w:sz="12" w:space="0" w:color="A8A71C"/>
      </w:tblBorders>
    </w:tblPr>
    <w:tcPr>
      <w:shd w:val="clear" w:color="auto" w:fill="auto"/>
      <w:vAlign w:val="center"/>
    </w:tcPr>
    <w:tblStylePr w:type="firstRow">
      <w:pPr>
        <w:jc w:val="left"/>
      </w:pPr>
      <w:rPr>
        <w:rFonts w:ascii="Trebuchet MS" w:hAnsi="Trebuchet MS"/>
        <w:b/>
        <w:color w:val="FFFFFF" w:themeColor="background1"/>
        <w:sz w:val="19"/>
      </w:rPr>
      <w:tblPr/>
      <w:tcPr>
        <w:shd w:val="clear" w:color="auto" w:fill="A8A71C"/>
      </w:tcPr>
    </w:tblStylePr>
    <w:tblStylePr w:type="band1Horz">
      <w:pPr>
        <w:jc w:val="left"/>
      </w:pPr>
    </w:tblStylePr>
    <w:tblStylePr w:type="band2Horz">
      <w:tblPr/>
      <w:tcPr>
        <w:shd w:val="clear" w:color="auto" w:fill="E6EED5"/>
      </w:tcPr>
    </w:tblStylePr>
  </w:style>
  <w:style w:type="table" w:styleId="Mediumskygge1-fremhvningsfarve3">
    <w:name w:val="Medium Shading 1 Accent 3"/>
    <w:basedOn w:val="Tabel-Normal"/>
    <w:uiPriority w:val="63"/>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DAHLsVersionslog">
    <w:name w:val="DAHLs Versionslog"/>
    <w:basedOn w:val="Mediumskygge1-fremhvningsfarve3"/>
    <w:uiPriority w:val="99"/>
    <w:rsid w:val="00F165E0"/>
    <w:tblPr/>
    <w:tcPr>
      <w:shd w:val="clear" w:color="auto" w:fill="EAF1DD" w:themeFill="accent3" w:themeFillTint="33"/>
      <w:vAlign w:val="center"/>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Dato">
    <w:name w:val="Date"/>
    <w:basedOn w:val="Normal"/>
    <w:next w:val="Normal"/>
    <w:link w:val="DatoTegn"/>
    <w:semiHidden/>
    <w:rsid w:val="00F165E0"/>
  </w:style>
  <w:style w:type="character" w:customStyle="1" w:styleId="DatoTegn">
    <w:name w:val="Dato Tegn"/>
    <w:basedOn w:val="Standardskrifttypeiafsnit"/>
    <w:link w:val="Dato"/>
    <w:semiHidden/>
    <w:rsid w:val="00F165E0"/>
    <w:rPr>
      <w:rFonts w:ascii="Trebuchet MS" w:eastAsia="Calibri" w:hAnsi="Trebuchet MS" w:cs="Times New Roman"/>
      <w:sz w:val="19"/>
      <w:szCs w:val="18"/>
    </w:rPr>
  </w:style>
  <w:style w:type="paragraph" w:styleId="Dokumentoversigt">
    <w:name w:val="Document Map"/>
    <w:basedOn w:val="Normal"/>
    <w:link w:val="DokumentoversigtTegn"/>
    <w:semiHidden/>
    <w:rsid w:val="00F165E0"/>
    <w:rPr>
      <w:rFonts w:ascii="Tahoma" w:hAnsi="Tahoma" w:cs="Tahoma"/>
      <w:sz w:val="16"/>
      <w:szCs w:val="16"/>
    </w:rPr>
  </w:style>
  <w:style w:type="character" w:customStyle="1" w:styleId="DokumentoversigtTegn">
    <w:name w:val="Dokumentoversigt Tegn"/>
    <w:basedOn w:val="Standardskrifttypeiafsnit"/>
    <w:link w:val="Dokumentoversigt"/>
    <w:semiHidden/>
    <w:rsid w:val="00F165E0"/>
    <w:rPr>
      <w:rFonts w:ascii="Tahoma" w:eastAsia="Calibri" w:hAnsi="Tahoma" w:cs="Tahoma"/>
      <w:sz w:val="16"/>
      <w:szCs w:val="16"/>
    </w:rPr>
  </w:style>
  <w:style w:type="table" w:styleId="Farvetgitter">
    <w:name w:val="Colorful Grid"/>
    <w:basedOn w:val="Tabel-Normal"/>
    <w:uiPriority w:val="73"/>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Farvetliste">
    <w:name w:val="Colorful List"/>
    <w:basedOn w:val="Tabel-Normal"/>
    <w:uiPriority w:val="72"/>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skygge">
    <w:name w:val="Colorful Shading"/>
    <w:basedOn w:val="Tabel-Normal"/>
    <w:uiPriority w:val="71"/>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fedhoved">
    <w:name w:val="fedhoved"/>
    <w:rsid w:val="00A25DCC"/>
    <w:rPr>
      <w:rFonts w:ascii="Verdana" w:hAnsi="Verdana"/>
      <w:b/>
      <w:sz w:val="14"/>
    </w:rPr>
  </w:style>
  <w:style w:type="character" w:styleId="Fodnotehenvisning">
    <w:name w:val="footnote reference"/>
    <w:basedOn w:val="Standardskrifttypeiafsnit"/>
    <w:semiHidden/>
    <w:rsid w:val="00F165E0"/>
    <w:rPr>
      <w:vertAlign w:val="superscript"/>
    </w:rPr>
  </w:style>
  <w:style w:type="paragraph" w:styleId="Fodnotetekst">
    <w:name w:val="footnote text"/>
    <w:basedOn w:val="Normal"/>
    <w:link w:val="FodnotetekstTegn"/>
    <w:semiHidden/>
    <w:rsid w:val="00F165E0"/>
    <w:rPr>
      <w:sz w:val="15"/>
      <w:szCs w:val="20"/>
    </w:rPr>
  </w:style>
  <w:style w:type="character" w:customStyle="1" w:styleId="FodnotetekstTegn">
    <w:name w:val="Fodnotetekst Tegn"/>
    <w:basedOn w:val="Standardskrifttypeiafsnit"/>
    <w:link w:val="Fodnotetekst"/>
    <w:semiHidden/>
    <w:rsid w:val="00F165E0"/>
    <w:rPr>
      <w:rFonts w:ascii="Trebuchet MS" w:eastAsia="Calibri" w:hAnsi="Trebuchet MS" w:cs="Times New Roman"/>
      <w:sz w:val="15"/>
      <w:szCs w:val="20"/>
    </w:rPr>
  </w:style>
  <w:style w:type="paragraph" w:styleId="FormateretHTML">
    <w:name w:val="HTML Preformatted"/>
    <w:basedOn w:val="Normal"/>
    <w:link w:val="FormateretHTMLTegn"/>
    <w:semiHidden/>
    <w:rsid w:val="00F165E0"/>
    <w:rPr>
      <w:rFonts w:ascii="Consolas" w:hAnsi="Consolas"/>
      <w:sz w:val="20"/>
      <w:szCs w:val="20"/>
    </w:rPr>
  </w:style>
  <w:style w:type="character" w:customStyle="1" w:styleId="FormateretHTMLTegn">
    <w:name w:val="Formateret HTML Tegn"/>
    <w:basedOn w:val="Standardskrifttypeiafsnit"/>
    <w:link w:val="FormateretHTML"/>
    <w:semiHidden/>
    <w:rsid w:val="00F165E0"/>
    <w:rPr>
      <w:rFonts w:ascii="Consolas" w:eastAsia="Calibri" w:hAnsi="Consolas" w:cs="Times New Roman"/>
      <w:sz w:val="20"/>
      <w:szCs w:val="20"/>
    </w:rPr>
  </w:style>
  <w:style w:type="character" w:styleId="Fremhv">
    <w:name w:val="Emphasis"/>
    <w:basedOn w:val="Standardskrifttypeiafsnit"/>
    <w:rsid w:val="00F165E0"/>
    <w:rPr>
      <w:i/>
      <w:iCs/>
    </w:rPr>
  </w:style>
  <w:style w:type="paragraph" w:styleId="HTML-adresse">
    <w:name w:val="HTML Address"/>
    <w:basedOn w:val="Normal"/>
    <w:link w:val="HTML-adresseTegn"/>
    <w:semiHidden/>
    <w:rsid w:val="00F165E0"/>
    <w:rPr>
      <w:i/>
      <w:iCs/>
    </w:rPr>
  </w:style>
  <w:style w:type="character" w:customStyle="1" w:styleId="HTML-adresseTegn">
    <w:name w:val="HTML-adresse Tegn"/>
    <w:basedOn w:val="Standardskrifttypeiafsnit"/>
    <w:link w:val="HTML-adresse"/>
    <w:semiHidden/>
    <w:rsid w:val="00F165E0"/>
    <w:rPr>
      <w:rFonts w:ascii="Trebuchet MS" w:eastAsia="Calibri" w:hAnsi="Trebuchet MS" w:cs="Times New Roman"/>
      <w:i/>
      <w:iCs/>
      <w:sz w:val="19"/>
      <w:szCs w:val="18"/>
    </w:rPr>
  </w:style>
  <w:style w:type="character" w:styleId="HTML-akronym">
    <w:name w:val="HTML Acronym"/>
    <w:basedOn w:val="Standardskrifttypeiafsnit"/>
    <w:semiHidden/>
    <w:rsid w:val="00F165E0"/>
  </w:style>
  <w:style w:type="character" w:styleId="HTML-citat">
    <w:name w:val="HTML Cite"/>
    <w:basedOn w:val="Standardskrifttypeiafsnit"/>
    <w:semiHidden/>
    <w:rsid w:val="00F165E0"/>
    <w:rPr>
      <w:i/>
      <w:iCs/>
    </w:rPr>
  </w:style>
  <w:style w:type="character" w:styleId="HTML-definition">
    <w:name w:val="HTML Definition"/>
    <w:basedOn w:val="Standardskrifttypeiafsnit"/>
    <w:semiHidden/>
    <w:rsid w:val="00F165E0"/>
    <w:rPr>
      <w:i/>
      <w:iCs/>
    </w:rPr>
  </w:style>
  <w:style w:type="character" w:styleId="HTML-eksempel">
    <w:name w:val="HTML Sample"/>
    <w:basedOn w:val="Standardskrifttypeiafsnit"/>
    <w:semiHidden/>
    <w:rsid w:val="00F165E0"/>
    <w:rPr>
      <w:rFonts w:ascii="Consolas" w:hAnsi="Consolas"/>
      <w:sz w:val="24"/>
      <w:szCs w:val="24"/>
    </w:rPr>
  </w:style>
  <w:style w:type="character" w:styleId="HTML-kode">
    <w:name w:val="HTML Code"/>
    <w:basedOn w:val="Standardskrifttypeiafsnit"/>
    <w:semiHidden/>
    <w:rsid w:val="00F165E0"/>
    <w:rPr>
      <w:rFonts w:ascii="Consolas" w:hAnsi="Consolas"/>
      <w:sz w:val="20"/>
      <w:szCs w:val="20"/>
    </w:rPr>
  </w:style>
  <w:style w:type="character" w:styleId="HTML-skrivemaskine">
    <w:name w:val="HTML Typewriter"/>
    <w:basedOn w:val="Standardskrifttypeiafsnit"/>
    <w:semiHidden/>
    <w:rsid w:val="00F165E0"/>
    <w:rPr>
      <w:rFonts w:ascii="Consolas" w:hAnsi="Consolas"/>
      <w:sz w:val="20"/>
      <w:szCs w:val="20"/>
    </w:rPr>
  </w:style>
  <w:style w:type="character" w:styleId="HTML-tastatur">
    <w:name w:val="HTML Keyboard"/>
    <w:basedOn w:val="Standardskrifttypeiafsnit"/>
    <w:semiHidden/>
    <w:rsid w:val="00F165E0"/>
    <w:rPr>
      <w:rFonts w:ascii="Consolas" w:hAnsi="Consolas"/>
      <w:sz w:val="20"/>
      <w:szCs w:val="20"/>
    </w:rPr>
  </w:style>
  <w:style w:type="character" w:styleId="HTML-variabel">
    <w:name w:val="HTML Variable"/>
    <w:basedOn w:val="Standardskrifttypeiafsnit"/>
    <w:semiHidden/>
    <w:rsid w:val="00F165E0"/>
    <w:rPr>
      <w:i/>
      <w:iCs/>
    </w:rPr>
  </w:style>
  <w:style w:type="character" w:styleId="Hyperlink">
    <w:name w:val="Hyperlink"/>
    <w:basedOn w:val="Standardskrifttypeiafsnit"/>
    <w:rsid w:val="00F165E0"/>
    <w:rPr>
      <w:color w:val="0000FF" w:themeColor="hyperlink"/>
      <w:u w:val="single"/>
    </w:rPr>
  </w:style>
  <w:style w:type="paragraph" w:styleId="Indeks1">
    <w:name w:val="index 1"/>
    <w:basedOn w:val="Normal"/>
    <w:next w:val="Normal"/>
    <w:autoRedefine/>
    <w:semiHidden/>
    <w:rsid w:val="00F165E0"/>
    <w:pPr>
      <w:ind w:left="190" w:hanging="190"/>
    </w:pPr>
  </w:style>
  <w:style w:type="paragraph" w:styleId="Indeks2">
    <w:name w:val="index 2"/>
    <w:basedOn w:val="Normal"/>
    <w:next w:val="Normal"/>
    <w:autoRedefine/>
    <w:semiHidden/>
    <w:rsid w:val="00F165E0"/>
    <w:pPr>
      <w:ind w:left="380" w:hanging="190"/>
    </w:pPr>
  </w:style>
  <w:style w:type="paragraph" w:styleId="Indeks3">
    <w:name w:val="index 3"/>
    <w:basedOn w:val="Normal"/>
    <w:next w:val="Normal"/>
    <w:autoRedefine/>
    <w:semiHidden/>
    <w:rsid w:val="00F165E0"/>
    <w:pPr>
      <w:ind w:left="570" w:hanging="190"/>
    </w:pPr>
  </w:style>
  <w:style w:type="paragraph" w:styleId="Indeks4">
    <w:name w:val="index 4"/>
    <w:basedOn w:val="Normal"/>
    <w:next w:val="Normal"/>
    <w:autoRedefine/>
    <w:semiHidden/>
    <w:rsid w:val="00F165E0"/>
    <w:pPr>
      <w:ind w:left="760" w:hanging="190"/>
    </w:pPr>
  </w:style>
  <w:style w:type="paragraph" w:styleId="Indeks5">
    <w:name w:val="index 5"/>
    <w:basedOn w:val="Normal"/>
    <w:next w:val="Normal"/>
    <w:autoRedefine/>
    <w:semiHidden/>
    <w:rsid w:val="00F165E0"/>
    <w:pPr>
      <w:ind w:left="950" w:hanging="190"/>
    </w:pPr>
  </w:style>
  <w:style w:type="paragraph" w:styleId="Indeks6">
    <w:name w:val="index 6"/>
    <w:basedOn w:val="Normal"/>
    <w:next w:val="Normal"/>
    <w:autoRedefine/>
    <w:semiHidden/>
    <w:rsid w:val="00F165E0"/>
    <w:pPr>
      <w:ind w:left="1140" w:hanging="190"/>
    </w:pPr>
  </w:style>
  <w:style w:type="paragraph" w:styleId="Indeks7">
    <w:name w:val="index 7"/>
    <w:basedOn w:val="Normal"/>
    <w:next w:val="Normal"/>
    <w:autoRedefine/>
    <w:semiHidden/>
    <w:rsid w:val="00F165E0"/>
    <w:pPr>
      <w:ind w:left="1330" w:hanging="190"/>
    </w:pPr>
  </w:style>
  <w:style w:type="paragraph" w:styleId="Indeks8">
    <w:name w:val="index 8"/>
    <w:basedOn w:val="Normal"/>
    <w:next w:val="Normal"/>
    <w:autoRedefine/>
    <w:semiHidden/>
    <w:rsid w:val="00F165E0"/>
    <w:pPr>
      <w:ind w:left="1520" w:hanging="190"/>
    </w:pPr>
  </w:style>
  <w:style w:type="paragraph" w:styleId="Indeks9">
    <w:name w:val="index 9"/>
    <w:basedOn w:val="Normal"/>
    <w:next w:val="Normal"/>
    <w:autoRedefine/>
    <w:semiHidden/>
    <w:rsid w:val="00F165E0"/>
    <w:pPr>
      <w:ind w:left="1710" w:hanging="190"/>
    </w:pPr>
  </w:style>
  <w:style w:type="paragraph" w:styleId="Indeksoverskrift">
    <w:name w:val="index heading"/>
    <w:basedOn w:val="Normal"/>
    <w:next w:val="Indeks1"/>
    <w:semiHidden/>
    <w:rsid w:val="00F165E0"/>
    <w:rPr>
      <w:rFonts w:asciiTheme="majorHAnsi" w:eastAsiaTheme="majorEastAsia" w:hAnsiTheme="majorHAnsi" w:cstheme="majorBidi"/>
      <w:b/>
      <w:bCs/>
    </w:rPr>
  </w:style>
  <w:style w:type="paragraph" w:styleId="Indholdsfortegnelse1">
    <w:name w:val="toc 1"/>
    <w:basedOn w:val="Normal"/>
    <w:next w:val="Normal"/>
    <w:autoRedefine/>
    <w:semiHidden/>
    <w:rsid w:val="00F165E0"/>
    <w:pPr>
      <w:spacing w:after="100"/>
      <w:ind w:right="567"/>
    </w:pPr>
    <w:rPr>
      <w:caps/>
    </w:rPr>
  </w:style>
  <w:style w:type="paragraph" w:styleId="Indholdsfortegnelse2">
    <w:name w:val="toc 2"/>
    <w:basedOn w:val="Normal"/>
    <w:next w:val="Normal"/>
    <w:autoRedefine/>
    <w:semiHidden/>
    <w:rsid w:val="00F165E0"/>
    <w:pPr>
      <w:spacing w:after="100"/>
      <w:ind w:left="851" w:right="567" w:hanging="851"/>
    </w:pPr>
  </w:style>
  <w:style w:type="paragraph" w:styleId="Indholdsfortegnelse3">
    <w:name w:val="toc 3"/>
    <w:basedOn w:val="Normal"/>
    <w:next w:val="Normal"/>
    <w:autoRedefine/>
    <w:semiHidden/>
    <w:rsid w:val="00F165E0"/>
    <w:pPr>
      <w:spacing w:after="100"/>
      <w:ind w:left="851" w:right="567" w:hanging="851"/>
    </w:pPr>
  </w:style>
  <w:style w:type="paragraph" w:styleId="Indholdsfortegnelse4">
    <w:name w:val="toc 4"/>
    <w:basedOn w:val="Normal"/>
    <w:next w:val="Normal"/>
    <w:autoRedefine/>
    <w:semiHidden/>
    <w:rsid w:val="00F165E0"/>
    <w:pPr>
      <w:spacing w:after="100"/>
      <w:ind w:left="851" w:right="567" w:hanging="851"/>
    </w:pPr>
  </w:style>
  <w:style w:type="paragraph" w:styleId="Indholdsfortegnelse5">
    <w:name w:val="toc 5"/>
    <w:basedOn w:val="Normal"/>
    <w:next w:val="Normal"/>
    <w:autoRedefine/>
    <w:semiHidden/>
    <w:rsid w:val="00F165E0"/>
    <w:pPr>
      <w:spacing w:after="100"/>
      <w:ind w:left="760"/>
    </w:pPr>
  </w:style>
  <w:style w:type="paragraph" w:styleId="Indholdsfortegnelse6">
    <w:name w:val="toc 6"/>
    <w:basedOn w:val="Normal"/>
    <w:next w:val="Normal"/>
    <w:autoRedefine/>
    <w:semiHidden/>
    <w:rsid w:val="00F165E0"/>
    <w:pPr>
      <w:spacing w:after="100"/>
      <w:ind w:left="950"/>
    </w:pPr>
  </w:style>
  <w:style w:type="paragraph" w:styleId="Indholdsfortegnelse7">
    <w:name w:val="toc 7"/>
    <w:basedOn w:val="Normal"/>
    <w:next w:val="Normal"/>
    <w:autoRedefine/>
    <w:semiHidden/>
    <w:rsid w:val="00F165E0"/>
    <w:pPr>
      <w:spacing w:after="100"/>
      <w:ind w:left="1140"/>
    </w:pPr>
  </w:style>
  <w:style w:type="paragraph" w:styleId="Indholdsfortegnelse8">
    <w:name w:val="toc 8"/>
    <w:basedOn w:val="Normal"/>
    <w:next w:val="Normal"/>
    <w:autoRedefine/>
    <w:semiHidden/>
    <w:rsid w:val="00F165E0"/>
    <w:pPr>
      <w:spacing w:after="100"/>
      <w:ind w:left="1330"/>
    </w:pPr>
  </w:style>
  <w:style w:type="paragraph" w:styleId="Indholdsfortegnelse9">
    <w:name w:val="toc 9"/>
    <w:basedOn w:val="Normal"/>
    <w:next w:val="Normal"/>
    <w:autoRedefine/>
    <w:semiHidden/>
    <w:rsid w:val="00F165E0"/>
    <w:pPr>
      <w:spacing w:after="100"/>
      <w:ind w:left="1520"/>
    </w:pPr>
  </w:style>
  <w:style w:type="paragraph" w:styleId="Ingenafstand">
    <w:name w:val="No Spacing"/>
    <w:uiPriority w:val="1"/>
    <w:rsid w:val="00F165E0"/>
    <w:pPr>
      <w:spacing w:after="0" w:line="240" w:lineRule="auto"/>
      <w:jc w:val="both"/>
    </w:pPr>
    <w:rPr>
      <w:rFonts w:ascii="Trebuchet MS" w:eastAsia="Calibri" w:hAnsi="Trebuchet MS" w:cs="Times New Roman"/>
      <w:sz w:val="19"/>
      <w:szCs w:val="18"/>
    </w:rPr>
  </w:style>
  <w:style w:type="paragraph" w:styleId="Kommentartekst">
    <w:name w:val="annotation text"/>
    <w:basedOn w:val="Normal"/>
    <w:link w:val="KommentartekstTegn"/>
    <w:rsid w:val="00F165E0"/>
    <w:rPr>
      <w:sz w:val="20"/>
      <w:szCs w:val="20"/>
    </w:rPr>
  </w:style>
  <w:style w:type="character" w:customStyle="1" w:styleId="KommentartekstTegn">
    <w:name w:val="Kommentartekst Tegn"/>
    <w:basedOn w:val="Standardskrifttypeiafsnit"/>
    <w:link w:val="Kommentartekst"/>
    <w:rsid w:val="00F165E0"/>
    <w:rPr>
      <w:rFonts w:ascii="Trebuchet MS" w:eastAsia="Calibri" w:hAnsi="Trebuchet MS" w:cs="Times New Roman"/>
      <w:sz w:val="20"/>
      <w:szCs w:val="20"/>
    </w:rPr>
  </w:style>
  <w:style w:type="paragraph" w:styleId="Kommentaremne">
    <w:name w:val="annotation subject"/>
    <w:basedOn w:val="Kommentartekst"/>
    <w:next w:val="Kommentartekst"/>
    <w:link w:val="KommentaremneTegn"/>
    <w:rsid w:val="00F165E0"/>
    <w:rPr>
      <w:b/>
      <w:bCs/>
    </w:rPr>
  </w:style>
  <w:style w:type="character" w:customStyle="1" w:styleId="KommentaremneTegn">
    <w:name w:val="Kommentaremne Tegn"/>
    <w:basedOn w:val="KommentartekstTegn"/>
    <w:link w:val="Kommentaremne"/>
    <w:rsid w:val="00F165E0"/>
    <w:rPr>
      <w:rFonts w:ascii="Trebuchet MS" w:eastAsia="Calibri" w:hAnsi="Trebuchet MS" w:cs="Times New Roman"/>
      <w:b/>
      <w:bCs/>
      <w:sz w:val="20"/>
      <w:szCs w:val="20"/>
    </w:rPr>
  </w:style>
  <w:style w:type="character" w:styleId="Kommentarhenvisning">
    <w:name w:val="annotation reference"/>
    <w:basedOn w:val="Standardskrifttypeiafsnit"/>
    <w:rsid w:val="00F165E0"/>
    <w:rPr>
      <w:sz w:val="16"/>
      <w:szCs w:val="16"/>
    </w:rPr>
  </w:style>
  <w:style w:type="character" w:styleId="Kraftigfremhvning">
    <w:name w:val="Intense Emphasis"/>
    <w:basedOn w:val="Standardskrifttypeiafsnit"/>
    <w:uiPriority w:val="21"/>
    <w:rsid w:val="00F165E0"/>
    <w:rPr>
      <w:b/>
      <w:bCs/>
      <w:i/>
      <w:iCs/>
      <w:color w:val="4F81BD" w:themeColor="accent1"/>
    </w:rPr>
  </w:style>
  <w:style w:type="character" w:styleId="Kraftighenvisning">
    <w:name w:val="Intense Reference"/>
    <w:basedOn w:val="Standardskrifttypeiafsnit"/>
    <w:uiPriority w:val="32"/>
    <w:rsid w:val="00F165E0"/>
    <w:rPr>
      <w:b/>
      <w:bCs/>
      <w:smallCaps/>
      <w:color w:val="C0504D" w:themeColor="accent2"/>
      <w:spacing w:val="5"/>
      <w:u w:val="single"/>
    </w:rPr>
  </w:style>
  <w:style w:type="character" w:styleId="Linjenummer">
    <w:name w:val="line number"/>
    <w:basedOn w:val="Standardskrifttypeiafsnit"/>
    <w:semiHidden/>
    <w:rsid w:val="00F165E0"/>
  </w:style>
  <w:style w:type="paragraph" w:styleId="Liste">
    <w:name w:val="List"/>
    <w:basedOn w:val="Normal"/>
    <w:semiHidden/>
    <w:rsid w:val="00F165E0"/>
    <w:pPr>
      <w:ind w:left="283" w:hanging="283"/>
      <w:contextualSpacing/>
    </w:pPr>
  </w:style>
  <w:style w:type="paragraph" w:styleId="Liste2">
    <w:name w:val="List 2"/>
    <w:basedOn w:val="Normal"/>
    <w:semiHidden/>
    <w:rsid w:val="00F165E0"/>
    <w:pPr>
      <w:ind w:left="566" w:hanging="283"/>
      <w:contextualSpacing/>
    </w:pPr>
  </w:style>
  <w:style w:type="paragraph" w:styleId="Liste3">
    <w:name w:val="List 3"/>
    <w:basedOn w:val="Normal"/>
    <w:semiHidden/>
    <w:rsid w:val="00F165E0"/>
    <w:pPr>
      <w:ind w:left="849" w:hanging="283"/>
      <w:contextualSpacing/>
    </w:pPr>
  </w:style>
  <w:style w:type="paragraph" w:styleId="Liste4">
    <w:name w:val="List 4"/>
    <w:basedOn w:val="Normal"/>
    <w:semiHidden/>
    <w:rsid w:val="00F165E0"/>
    <w:pPr>
      <w:ind w:left="1132" w:hanging="283"/>
      <w:contextualSpacing/>
    </w:pPr>
  </w:style>
  <w:style w:type="paragraph" w:styleId="Liste5">
    <w:name w:val="List 5"/>
    <w:basedOn w:val="Normal"/>
    <w:semiHidden/>
    <w:rsid w:val="00F165E0"/>
    <w:pPr>
      <w:ind w:left="1415" w:hanging="283"/>
      <w:contextualSpacing/>
    </w:pPr>
  </w:style>
  <w:style w:type="paragraph" w:styleId="Listeoverfigurer">
    <w:name w:val="table of figures"/>
    <w:basedOn w:val="Normal"/>
    <w:next w:val="Normal"/>
    <w:semiHidden/>
    <w:rsid w:val="00F165E0"/>
  </w:style>
  <w:style w:type="paragraph" w:styleId="Listeafsnit">
    <w:name w:val="List Paragraph"/>
    <w:basedOn w:val="Normal"/>
    <w:uiPriority w:val="34"/>
    <w:rsid w:val="00F165E0"/>
    <w:pPr>
      <w:ind w:left="720"/>
      <w:contextualSpacing/>
    </w:pPr>
  </w:style>
  <w:style w:type="table" w:styleId="Lysliste">
    <w:name w:val="Light List"/>
    <w:basedOn w:val="Tabel-Normal"/>
    <w:uiPriority w:val="61"/>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skygge">
    <w:name w:val="Light Shading"/>
    <w:basedOn w:val="Tabel-Normal"/>
    <w:uiPriority w:val="60"/>
    <w:rsid w:val="00F165E0"/>
    <w:pPr>
      <w:spacing w:after="0" w:line="240" w:lineRule="auto"/>
    </w:pPr>
    <w:rPr>
      <w:rFonts w:ascii="Trebuchet MS" w:eastAsia="Times New Roman" w:hAnsi="Trebuchet MS" w:cs="Times New Roman"/>
      <w:color w:val="000000" w:themeColor="text1" w:themeShade="BF"/>
      <w:sz w:val="18"/>
      <w:szCs w:val="18"/>
      <w:lang w:eastAsia="da-DK"/>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165E0"/>
    <w:pPr>
      <w:spacing w:after="0" w:line="240" w:lineRule="auto"/>
    </w:pPr>
    <w:rPr>
      <w:rFonts w:ascii="Trebuchet MS" w:eastAsia="Times New Roman" w:hAnsi="Trebuchet MS" w:cs="Times New Roman"/>
      <w:color w:val="365F91" w:themeColor="accent1" w:themeShade="BF"/>
      <w:sz w:val="18"/>
      <w:szCs w:val="18"/>
      <w:lang w:eastAsia="da-DK"/>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165E0"/>
    <w:pPr>
      <w:spacing w:after="0" w:line="240" w:lineRule="auto"/>
    </w:pPr>
    <w:rPr>
      <w:rFonts w:ascii="Trebuchet MS" w:eastAsia="Times New Roman" w:hAnsi="Trebuchet MS" w:cs="Times New Roman"/>
      <w:color w:val="943634" w:themeColor="accent2" w:themeShade="BF"/>
      <w:sz w:val="18"/>
      <w:szCs w:val="18"/>
      <w:lang w:eastAsia="da-DK"/>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165E0"/>
    <w:pPr>
      <w:spacing w:after="0" w:line="240" w:lineRule="auto"/>
    </w:pPr>
    <w:rPr>
      <w:rFonts w:ascii="Trebuchet MS" w:eastAsia="Times New Roman" w:hAnsi="Trebuchet MS" w:cs="Times New Roman"/>
      <w:color w:val="76923C" w:themeColor="accent3" w:themeShade="BF"/>
      <w:sz w:val="18"/>
      <w:szCs w:val="18"/>
      <w:lang w:eastAsia="da-DK"/>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165E0"/>
    <w:pPr>
      <w:spacing w:after="0" w:line="240" w:lineRule="auto"/>
    </w:pPr>
    <w:rPr>
      <w:rFonts w:ascii="Trebuchet MS" w:eastAsia="Times New Roman" w:hAnsi="Trebuchet MS" w:cs="Times New Roman"/>
      <w:color w:val="5F497A" w:themeColor="accent4" w:themeShade="BF"/>
      <w:sz w:val="18"/>
      <w:szCs w:val="18"/>
      <w:lang w:eastAsia="da-DK"/>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165E0"/>
    <w:pPr>
      <w:spacing w:after="0" w:line="240" w:lineRule="auto"/>
    </w:pPr>
    <w:rPr>
      <w:rFonts w:ascii="Trebuchet MS" w:eastAsia="Times New Roman" w:hAnsi="Trebuchet MS" w:cs="Times New Roman"/>
      <w:color w:val="31849B" w:themeColor="accent5" w:themeShade="BF"/>
      <w:sz w:val="18"/>
      <w:szCs w:val="18"/>
      <w:lang w:eastAsia="da-DK"/>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165E0"/>
    <w:pPr>
      <w:spacing w:after="0" w:line="240" w:lineRule="auto"/>
    </w:pPr>
    <w:rPr>
      <w:rFonts w:ascii="Trebuchet MS" w:eastAsia="Times New Roman" w:hAnsi="Trebuchet MS" w:cs="Times New Roman"/>
      <w:color w:val="E36C0A" w:themeColor="accent6" w:themeShade="BF"/>
      <w:sz w:val="18"/>
      <w:szCs w:val="18"/>
      <w:lang w:eastAsia="da-DK"/>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tgitter">
    <w:name w:val="Light Grid"/>
    <w:basedOn w:val="Tabel-Normal"/>
    <w:uiPriority w:val="62"/>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Mailsignatur">
    <w:name w:val="E-mail Signature"/>
    <w:basedOn w:val="Normal"/>
    <w:link w:val="MailsignaturTegn"/>
    <w:semiHidden/>
    <w:rsid w:val="00F165E0"/>
  </w:style>
  <w:style w:type="character" w:customStyle="1" w:styleId="MailsignaturTegn">
    <w:name w:val="Mailsignatur Tegn"/>
    <w:basedOn w:val="Standardskrifttypeiafsnit"/>
    <w:link w:val="Mailsignatur"/>
    <w:semiHidden/>
    <w:rsid w:val="00F165E0"/>
    <w:rPr>
      <w:rFonts w:ascii="Trebuchet MS" w:eastAsia="Calibri" w:hAnsi="Trebuchet MS" w:cs="Times New Roman"/>
      <w:sz w:val="19"/>
      <w:szCs w:val="18"/>
    </w:rPr>
  </w:style>
  <w:style w:type="paragraph" w:styleId="Makrotekst">
    <w:name w:val="macro"/>
    <w:link w:val="MakrotekstTegn"/>
    <w:semiHidden/>
    <w:rsid w:val="00F165E0"/>
    <w:pPr>
      <w:tabs>
        <w:tab w:val="left" w:pos="480"/>
        <w:tab w:val="left" w:pos="960"/>
        <w:tab w:val="left" w:pos="1440"/>
        <w:tab w:val="left" w:pos="1920"/>
        <w:tab w:val="left" w:pos="2400"/>
        <w:tab w:val="left" w:pos="2880"/>
        <w:tab w:val="left" w:pos="3360"/>
        <w:tab w:val="left" w:pos="3840"/>
        <w:tab w:val="left" w:pos="4320"/>
      </w:tabs>
      <w:spacing w:after="0" w:line="280" w:lineRule="atLeast"/>
      <w:jc w:val="both"/>
    </w:pPr>
    <w:rPr>
      <w:rFonts w:ascii="Consolas" w:eastAsia="Calibri" w:hAnsi="Consolas" w:cs="Times New Roman"/>
      <w:sz w:val="20"/>
      <w:szCs w:val="20"/>
    </w:rPr>
  </w:style>
  <w:style w:type="character" w:customStyle="1" w:styleId="MakrotekstTegn">
    <w:name w:val="Makrotekst Tegn"/>
    <w:basedOn w:val="Standardskrifttypeiafsnit"/>
    <w:link w:val="Makrotekst"/>
    <w:semiHidden/>
    <w:rsid w:val="00F165E0"/>
    <w:rPr>
      <w:rFonts w:ascii="Consolas" w:eastAsia="Calibri" w:hAnsi="Consolas" w:cs="Times New Roman"/>
      <w:sz w:val="20"/>
      <w:szCs w:val="20"/>
    </w:rPr>
  </w:style>
  <w:style w:type="paragraph" w:customStyle="1" w:styleId="Manchet">
    <w:name w:val="Manchet"/>
    <w:basedOn w:val="Normal"/>
    <w:qFormat/>
    <w:rsid w:val="00F165E0"/>
    <w:pPr>
      <w:spacing w:line="320" w:lineRule="atLeast"/>
    </w:pPr>
    <w:rPr>
      <w:b/>
      <w:sz w:val="22"/>
    </w:rPr>
  </w:style>
  <w:style w:type="paragraph" w:styleId="Markeringsbobletekst">
    <w:name w:val="Balloon Text"/>
    <w:basedOn w:val="Normal"/>
    <w:link w:val="MarkeringsbobletekstTegn"/>
    <w:rsid w:val="00F165E0"/>
    <w:rPr>
      <w:rFonts w:ascii="Tahoma" w:hAnsi="Tahoma" w:cs="Tahoma"/>
      <w:sz w:val="16"/>
      <w:szCs w:val="16"/>
    </w:rPr>
  </w:style>
  <w:style w:type="character" w:customStyle="1" w:styleId="MarkeringsbobletekstTegn">
    <w:name w:val="Markeringsbobletekst Tegn"/>
    <w:basedOn w:val="Standardskrifttypeiafsnit"/>
    <w:link w:val="Markeringsbobletekst"/>
    <w:rsid w:val="00F165E0"/>
    <w:rPr>
      <w:rFonts w:ascii="Tahoma" w:eastAsia="Calibri" w:hAnsi="Tahoma" w:cs="Tahoma"/>
      <w:sz w:val="16"/>
      <w:szCs w:val="16"/>
    </w:rPr>
  </w:style>
  <w:style w:type="table" w:styleId="Mediumgitter1">
    <w:name w:val="Medium Grid 1"/>
    <w:basedOn w:val="Tabel-Normal"/>
    <w:uiPriority w:val="67"/>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e1">
    <w:name w:val="Medium List 1"/>
    <w:basedOn w:val="Tabel-Normal"/>
    <w:uiPriority w:val="65"/>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F165E0"/>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F165E0"/>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F165E0"/>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odtageradresse">
    <w:name w:val="envelope address"/>
    <w:basedOn w:val="Normal"/>
    <w:qFormat/>
    <w:rsid w:val="00A310BA"/>
    <w:pPr>
      <w:jc w:val="left"/>
    </w:pPr>
    <w:rPr>
      <w:rFonts w:eastAsia="Times New Roman"/>
      <w:szCs w:val="20"/>
      <w:lang w:eastAsia="da-DK"/>
    </w:rPr>
  </w:style>
  <w:style w:type="table" w:styleId="Mrkliste">
    <w:name w:val="Dark List"/>
    <w:basedOn w:val="Tabel-Normal"/>
    <w:uiPriority w:val="70"/>
    <w:rsid w:val="00F165E0"/>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F165E0"/>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F165E0"/>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F165E0"/>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F165E0"/>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F165E0"/>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F165E0"/>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Overskrift1Tegn">
    <w:name w:val="Overskrift 1 Tegn"/>
    <w:basedOn w:val="Standardskrifttypeiafsnit"/>
    <w:link w:val="Overskrift1"/>
    <w:rsid w:val="00F165E0"/>
    <w:rPr>
      <w:rFonts w:ascii="Trebuchet MS" w:eastAsia="Calibri" w:hAnsi="Trebuchet MS" w:cs="Times New Roman"/>
      <w:b/>
      <w:caps/>
      <w:sz w:val="19"/>
      <w:szCs w:val="18"/>
    </w:rPr>
  </w:style>
  <w:style w:type="character" w:customStyle="1" w:styleId="Overskrift2Tegn">
    <w:name w:val="Overskrift 2 Tegn"/>
    <w:basedOn w:val="Standardskrifttypeiafsnit"/>
    <w:link w:val="Overskrift2"/>
    <w:rsid w:val="00F165E0"/>
    <w:rPr>
      <w:rFonts w:ascii="Trebuchet MS" w:eastAsia="Calibri" w:hAnsi="Trebuchet MS" w:cs="Times New Roman"/>
      <w:b/>
      <w:sz w:val="19"/>
      <w:szCs w:val="18"/>
    </w:rPr>
  </w:style>
  <w:style w:type="paragraph" w:customStyle="1" w:styleId="Niveau2">
    <w:name w:val="Niveau 2"/>
    <w:basedOn w:val="Overskrift2"/>
    <w:link w:val="Niveau2Tegn"/>
    <w:rsid w:val="00F165E0"/>
    <w:pPr>
      <w:keepNext w:val="0"/>
    </w:pPr>
    <w:rPr>
      <w:b w:val="0"/>
    </w:rPr>
  </w:style>
  <w:style w:type="character" w:customStyle="1" w:styleId="Niveau2Tegn">
    <w:name w:val="Niveau 2 Tegn"/>
    <w:basedOn w:val="Overskrift1Tegn"/>
    <w:link w:val="Niveau2"/>
    <w:rsid w:val="00F165E0"/>
    <w:rPr>
      <w:rFonts w:ascii="Trebuchet MS" w:eastAsia="Calibri" w:hAnsi="Trebuchet MS" w:cs="Times New Roman"/>
      <w:b w:val="0"/>
      <w:caps w:val="0"/>
      <w:sz w:val="19"/>
      <w:szCs w:val="18"/>
    </w:rPr>
  </w:style>
  <w:style w:type="character" w:customStyle="1" w:styleId="Overskrift3Tegn">
    <w:name w:val="Overskrift 3 Tegn"/>
    <w:basedOn w:val="Standardskrifttypeiafsnit"/>
    <w:link w:val="Overskrift3"/>
    <w:rsid w:val="00F165E0"/>
    <w:rPr>
      <w:rFonts w:ascii="Trebuchet MS" w:eastAsia="Calibri" w:hAnsi="Trebuchet MS" w:cs="Times New Roman"/>
      <w:b/>
      <w:sz w:val="19"/>
      <w:szCs w:val="18"/>
    </w:rPr>
  </w:style>
  <w:style w:type="paragraph" w:customStyle="1" w:styleId="Niveau3">
    <w:name w:val="Niveau 3"/>
    <w:basedOn w:val="Overskrift3"/>
    <w:link w:val="Niveau3Tegn"/>
    <w:rsid w:val="00F165E0"/>
    <w:pPr>
      <w:keepNext w:val="0"/>
    </w:pPr>
    <w:rPr>
      <w:b w:val="0"/>
    </w:rPr>
  </w:style>
  <w:style w:type="character" w:customStyle="1" w:styleId="Niveau3Tegn">
    <w:name w:val="Niveau 3 Tegn"/>
    <w:basedOn w:val="Overskrift1Tegn"/>
    <w:link w:val="Niveau3"/>
    <w:rsid w:val="00F165E0"/>
    <w:rPr>
      <w:rFonts w:ascii="Trebuchet MS" w:eastAsia="Calibri" w:hAnsi="Trebuchet MS" w:cs="Times New Roman"/>
      <w:b w:val="0"/>
      <w:caps w:val="0"/>
      <w:sz w:val="19"/>
      <w:szCs w:val="18"/>
    </w:rPr>
  </w:style>
  <w:style w:type="character" w:customStyle="1" w:styleId="Overskrift4Tegn">
    <w:name w:val="Overskrift 4 Tegn"/>
    <w:basedOn w:val="Standardskrifttypeiafsnit"/>
    <w:link w:val="Overskrift4"/>
    <w:rsid w:val="00F165E0"/>
    <w:rPr>
      <w:rFonts w:ascii="Trebuchet MS" w:eastAsia="Calibri" w:hAnsi="Trebuchet MS" w:cs="Times New Roman"/>
      <w:b/>
      <w:sz w:val="19"/>
      <w:szCs w:val="18"/>
    </w:rPr>
  </w:style>
  <w:style w:type="paragraph" w:customStyle="1" w:styleId="Niveau4">
    <w:name w:val="Niveau 4"/>
    <w:basedOn w:val="Overskrift4"/>
    <w:link w:val="Niveau4Tegn"/>
    <w:rsid w:val="00F165E0"/>
    <w:pPr>
      <w:keepNext w:val="0"/>
    </w:pPr>
    <w:rPr>
      <w:b w:val="0"/>
    </w:rPr>
  </w:style>
  <w:style w:type="character" w:customStyle="1" w:styleId="Niveau4Tegn">
    <w:name w:val="Niveau 4 Tegn"/>
    <w:basedOn w:val="Overskrift1Tegn"/>
    <w:link w:val="Niveau4"/>
    <w:rsid w:val="00F165E0"/>
    <w:rPr>
      <w:rFonts w:ascii="Trebuchet MS" w:eastAsia="Calibri" w:hAnsi="Trebuchet MS" w:cs="Times New Roman"/>
      <w:b w:val="0"/>
      <w:caps w:val="0"/>
      <w:sz w:val="19"/>
      <w:szCs w:val="18"/>
    </w:rPr>
  </w:style>
  <w:style w:type="character" w:customStyle="1" w:styleId="Overskrift5Tegn">
    <w:name w:val="Overskrift 5 Tegn"/>
    <w:basedOn w:val="Standardskrifttypeiafsnit"/>
    <w:link w:val="Overskrift5"/>
    <w:rsid w:val="00F165E0"/>
    <w:rPr>
      <w:rFonts w:ascii="Trebuchet MS" w:eastAsiaTheme="majorEastAsia" w:hAnsi="Trebuchet MS" w:cstheme="majorBidi"/>
      <w:b/>
      <w:sz w:val="19"/>
      <w:szCs w:val="18"/>
    </w:rPr>
  </w:style>
  <w:style w:type="paragraph" w:customStyle="1" w:styleId="Niveau5">
    <w:name w:val="Niveau 5"/>
    <w:basedOn w:val="Overskrift5"/>
    <w:link w:val="Niveau5Tegn"/>
    <w:rsid w:val="00F165E0"/>
    <w:pPr>
      <w:keepNext w:val="0"/>
      <w:spacing w:before="0"/>
    </w:pPr>
    <w:rPr>
      <w:b w:val="0"/>
    </w:rPr>
  </w:style>
  <w:style w:type="character" w:customStyle="1" w:styleId="Niveau5Tegn">
    <w:name w:val="Niveau 5 Tegn"/>
    <w:basedOn w:val="Overskrift1Tegn"/>
    <w:link w:val="Niveau5"/>
    <w:rsid w:val="00F165E0"/>
    <w:rPr>
      <w:rFonts w:ascii="Trebuchet MS" w:eastAsiaTheme="majorEastAsia" w:hAnsi="Trebuchet MS" w:cstheme="majorBidi"/>
      <w:b w:val="0"/>
      <w:caps w:val="0"/>
      <w:sz w:val="19"/>
      <w:szCs w:val="18"/>
    </w:rPr>
  </w:style>
  <w:style w:type="paragraph" w:styleId="NormalWeb">
    <w:name w:val="Normal (Web)"/>
    <w:basedOn w:val="Normal"/>
    <w:uiPriority w:val="99"/>
    <w:semiHidden/>
    <w:rsid w:val="00F165E0"/>
    <w:rPr>
      <w:rFonts w:ascii="Times New Roman" w:hAnsi="Times New Roman"/>
      <w:sz w:val="24"/>
      <w:szCs w:val="24"/>
    </w:rPr>
  </w:style>
  <w:style w:type="paragraph" w:styleId="Normalindrykning">
    <w:name w:val="Normal Indent"/>
    <w:basedOn w:val="Normal"/>
    <w:qFormat/>
    <w:rsid w:val="00F165E0"/>
    <w:pPr>
      <w:ind w:left="851"/>
    </w:pPr>
  </w:style>
  <w:style w:type="paragraph" w:styleId="Noteoverskrift">
    <w:name w:val="Note Heading"/>
    <w:basedOn w:val="Normal"/>
    <w:next w:val="Normal"/>
    <w:link w:val="NoteoverskriftTegn"/>
    <w:semiHidden/>
    <w:rsid w:val="00F165E0"/>
  </w:style>
  <w:style w:type="character" w:customStyle="1" w:styleId="NoteoverskriftTegn">
    <w:name w:val="Noteoverskrift Tegn"/>
    <w:basedOn w:val="Standardskrifttypeiafsnit"/>
    <w:link w:val="Noteoverskrift"/>
    <w:semiHidden/>
    <w:rsid w:val="00F165E0"/>
    <w:rPr>
      <w:rFonts w:ascii="Trebuchet MS" w:eastAsia="Calibri" w:hAnsi="Trebuchet MS" w:cs="Times New Roman"/>
      <w:sz w:val="19"/>
      <w:szCs w:val="18"/>
    </w:rPr>
  </w:style>
  <w:style w:type="paragraph" w:styleId="Opstilling-forts">
    <w:name w:val="List Continue"/>
    <w:basedOn w:val="Normal"/>
    <w:semiHidden/>
    <w:rsid w:val="00F165E0"/>
    <w:pPr>
      <w:spacing w:after="120"/>
      <w:ind w:left="283"/>
      <w:contextualSpacing/>
    </w:pPr>
  </w:style>
  <w:style w:type="paragraph" w:styleId="Opstilling-forts2">
    <w:name w:val="List Continue 2"/>
    <w:basedOn w:val="Normal"/>
    <w:semiHidden/>
    <w:rsid w:val="00F165E0"/>
    <w:pPr>
      <w:spacing w:after="120"/>
      <w:ind w:left="566"/>
      <w:contextualSpacing/>
    </w:pPr>
  </w:style>
  <w:style w:type="paragraph" w:styleId="Opstilling-forts3">
    <w:name w:val="List Continue 3"/>
    <w:basedOn w:val="Normal"/>
    <w:semiHidden/>
    <w:rsid w:val="00F165E0"/>
    <w:pPr>
      <w:spacing w:after="120"/>
      <w:ind w:left="849"/>
      <w:contextualSpacing/>
    </w:pPr>
  </w:style>
  <w:style w:type="paragraph" w:styleId="Opstilling-forts4">
    <w:name w:val="List Continue 4"/>
    <w:basedOn w:val="Normal"/>
    <w:semiHidden/>
    <w:rsid w:val="00F165E0"/>
    <w:pPr>
      <w:spacing w:after="120"/>
      <w:ind w:left="1132"/>
      <w:contextualSpacing/>
    </w:pPr>
  </w:style>
  <w:style w:type="paragraph" w:styleId="Opstilling-forts5">
    <w:name w:val="List Continue 5"/>
    <w:basedOn w:val="Normal"/>
    <w:semiHidden/>
    <w:rsid w:val="00F165E0"/>
    <w:pPr>
      <w:spacing w:after="120"/>
      <w:ind w:left="1415"/>
      <w:contextualSpacing/>
    </w:pPr>
  </w:style>
  <w:style w:type="paragraph" w:styleId="Opstilling-punkttegn">
    <w:name w:val="List Bullet"/>
    <w:basedOn w:val="Normal"/>
    <w:semiHidden/>
    <w:rsid w:val="00F165E0"/>
    <w:pPr>
      <w:numPr>
        <w:numId w:val="11"/>
      </w:numPr>
      <w:contextualSpacing/>
    </w:pPr>
  </w:style>
  <w:style w:type="paragraph" w:styleId="Opstilling-punkttegn2">
    <w:name w:val="List Bullet 2"/>
    <w:basedOn w:val="Normal"/>
    <w:semiHidden/>
    <w:rsid w:val="00F165E0"/>
    <w:pPr>
      <w:numPr>
        <w:numId w:val="12"/>
      </w:numPr>
      <w:contextualSpacing/>
    </w:pPr>
  </w:style>
  <w:style w:type="paragraph" w:styleId="Opstilling-punkttegn3">
    <w:name w:val="List Bullet 3"/>
    <w:basedOn w:val="Normal"/>
    <w:semiHidden/>
    <w:rsid w:val="00F165E0"/>
    <w:pPr>
      <w:numPr>
        <w:numId w:val="13"/>
      </w:numPr>
      <w:contextualSpacing/>
    </w:pPr>
  </w:style>
  <w:style w:type="paragraph" w:styleId="Opstilling-punkttegn4">
    <w:name w:val="List Bullet 4"/>
    <w:basedOn w:val="Normal"/>
    <w:semiHidden/>
    <w:rsid w:val="00F165E0"/>
    <w:pPr>
      <w:numPr>
        <w:numId w:val="14"/>
      </w:numPr>
      <w:contextualSpacing/>
    </w:pPr>
  </w:style>
  <w:style w:type="paragraph" w:styleId="Opstilling-punkttegn5">
    <w:name w:val="List Bullet 5"/>
    <w:basedOn w:val="Normal"/>
    <w:semiHidden/>
    <w:rsid w:val="00F165E0"/>
    <w:pPr>
      <w:numPr>
        <w:numId w:val="15"/>
      </w:numPr>
      <w:contextualSpacing/>
    </w:pPr>
  </w:style>
  <w:style w:type="paragraph" w:styleId="Opstilling-talellerbogst">
    <w:name w:val="List Number"/>
    <w:basedOn w:val="Normal"/>
    <w:semiHidden/>
    <w:rsid w:val="00F165E0"/>
    <w:pPr>
      <w:numPr>
        <w:numId w:val="16"/>
      </w:numPr>
      <w:contextualSpacing/>
    </w:pPr>
  </w:style>
  <w:style w:type="paragraph" w:styleId="Opstilling-talellerbogst2">
    <w:name w:val="List Number 2"/>
    <w:basedOn w:val="Normal"/>
    <w:semiHidden/>
    <w:rsid w:val="00F165E0"/>
    <w:pPr>
      <w:numPr>
        <w:numId w:val="17"/>
      </w:numPr>
      <w:contextualSpacing/>
    </w:pPr>
  </w:style>
  <w:style w:type="paragraph" w:styleId="Opstilling-talellerbogst3">
    <w:name w:val="List Number 3"/>
    <w:basedOn w:val="Normal"/>
    <w:semiHidden/>
    <w:rsid w:val="00F165E0"/>
    <w:pPr>
      <w:numPr>
        <w:numId w:val="18"/>
      </w:numPr>
      <w:contextualSpacing/>
    </w:pPr>
  </w:style>
  <w:style w:type="paragraph" w:styleId="Opstilling-talellerbogst4">
    <w:name w:val="List Number 4"/>
    <w:basedOn w:val="Normal"/>
    <w:semiHidden/>
    <w:rsid w:val="00F165E0"/>
    <w:pPr>
      <w:numPr>
        <w:numId w:val="19"/>
      </w:numPr>
      <w:contextualSpacing/>
    </w:pPr>
  </w:style>
  <w:style w:type="paragraph" w:styleId="Opstilling-talellerbogst5">
    <w:name w:val="List Number 5"/>
    <w:basedOn w:val="Normal"/>
    <w:semiHidden/>
    <w:rsid w:val="00F165E0"/>
    <w:pPr>
      <w:numPr>
        <w:numId w:val="20"/>
      </w:numPr>
      <w:contextualSpacing/>
    </w:pPr>
  </w:style>
  <w:style w:type="paragraph" w:styleId="Overskrift">
    <w:name w:val="TOC Heading"/>
    <w:basedOn w:val="Overskrift1"/>
    <w:next w:val="Normal"/>
    <w:uiPriority w:val="39"/>
    <w:semiHidden/>
    <w:unhideWhenUsed/>
    <w:rsid w:val="00F165E0"/>
    <w:pPr>
      <w:spacing w:before="480"/>
      <w:outlineLvl w:val="9"/>
    </w:pPr>
    <w:rPr>
      <w:rFonts w:asciiTheme="majorHAnsi" w:eastAsiaTheme="majorEastAsia" w:hAnsiTheme="majorHAnsi" w:cstheme="majorBidi"/>
      <w:bCs/>
      <w:caps w:val="0"/>
      <w:color w:val="365F91" w:themeColor="accent1" w:themeShade="BF"/>
      <w:sz w:val="28"/>
      <w:szCs w:val="28"/>
    </w:rPr>
  </w:style>
  <w:style w:type="character" w:customStyle="1" w:styleId="Overskrift6Tegn">
    <w:name w:val="Overskrift 6 Tegn"/>
    <w:basedOn w:val="Standardskrifttypeiafsnit"/>
    <w:link w:val="Overskrift6"/>
    <w:rsid w:val="00F165E0"/>
    <w:rPr>
      <w:rFonts w:ascii="Trebuchet MS" w:eastAsiaTheme="majorEastAsia" w:hAnsi="Trebuchet MS" w:cstheme="majorBidi"/>
      <w:b/>
      <w:iCs/>
      <w:sz w:val="19"/>
      <w:szCs w:val="18"/>
    </w:rPr>
  </w:style>
  <w:style w:type="character" w:customStyle="1" w:styleId="Overskrift7Tegn">
    <w:name w:val="Overskrift 7 Tegn"/>
    <w:basedOn w:val="Standardskrifttypeiafsnit"/>
    <w:link w:val="Overskrift7"/>
    <w:rsid w:val="00F165E0"/>
    <w:rPr>
      <w:rFonts w:asciiTheme="majorHAnsi" w:eastAsiaTheme="majorEastAsia" w:hAnsiTheme="majorHAnsi" w:cstheme="majorBidi"/>
      <w:i/>
      <w:iCs/>
      <w:color w:val="404040" w:themeColor="text1" w:themeTint="BF"/>
      <w:sz w:val="19"/>
      <w:szCs w:val="18"/>
    </w:rPr>
  </w:style>
  <w:style w:type="character" w:customStyle="1" w:styleId="Overskrift8Tegn">
    <w:name w:val="Overskrift 8 Tegn"/>
    <w:basedOn w:val="Standardskrifttypeiafsnit"/>
    <w:link w:val="Overskrift8"/>
    <w:rsid w:val="00F165E0"/>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typeiafsnit"/>
    <w:link w:val="Overskrift9"/>
    <w:rsid w:val="00F165E0"/>
    <w:rPr>
      <w:rFonts w:asciiTheme="majorHAnsi" w:eastAsiaTheme="majorEastAsia" w:hAnsiTheme="majorHAnsi" w:cstheme="majorBidi"/>
      <w:i/>
      <w:iCs/>
      <w:color w:val="404040" w:themeColor="text1" w:themeTint="BF"/>
      <w:sz w:val="20"/>
      <w:szCs w:val="20"/>
    </w:rPr>
  </w:style>
  <w:style w:type="paragraph" w:customStyle="1" w:styleId="OverskriftBilag">
    <w:name w:val="Overskrift Bilag"/>
    <w:basedOn w:val="Normal"/>
    <w:next w:val="Normal"/>
    <w:qFormat/>
    <w:rsid w:val="00F165E0"/>
    <w:pPr>
      <w:spacing w:after="120"/>
      <w:contextualSpacing/>
    </w:pPr>
    <w:rPr>
      <w:rFonts w:eastAsia="Times New Roman"/>
      <w:b/>
      <w:caps/>
      <w:szCs w:val="52"/>
    </w:rPr>
  </w:style>
  <w:style w:type="character" w:styleId="Pladsholdertekst">
    <w:name w:val="Placeholder Text"/>
    <w:basedOn w:val="Standardskrifttypeiafsnit"/>
    <w:uiPriority w:val="99"/>
    <w:semiHidden/>
    <w:rsid w:val="00F165E0"/>
    <w:rPr>
      <w:color w:val="808080"/>
    </w:rPr>
  </w:style>
  <w:style w:type="paragraph" w:customStyle="1" w:styleId="Ref">
    <w:name w:val="Ref"/>
    <w:basedOn w:val="Normal"/>
    <w:qFormat/>
    <w:rsid w:val="00F165E0"/>
    <w:pPr>
      <w:spacing w:line="180" w:lineRule="atLeast"/>
    </w:pPr>
    <w:rPr>
      <w:sz w:val="14"/>
      <w:szCs w:val="20"/>
    </w:rPr>
  </w:style>
  <w:style w:type="paragraph" w:customStyle="1" w:styleId="Rubrik">
    <w:name w:val="Rubrik"/>
    <w:basedOn w:val="Normal"/>
    <w:next w:val="Normal"/>
    <w:qFormat/>
    <w:rsid w:val="00F165E0"/>
    <w:rPr>
      <w:b/>
      <w:caps/>
    </w:rPr>
  </w:style>
  <w:style w:type="paragraph" w:customStyle="1" w:styleId="Rubrik-Infobokstop">
    <w:name w:val="Rubrik-Infoboks top"/>
    <w:basedOn w:val="Normal"/>
    <w:qFormat/>
    <w:rsid w:val="00A310BA"/>
    <w:pPr>
      <w:framePr w:w="3005" w:wrap="around" w:vAnchor="page" w:hAnchor="page" w:x="7485" w:y="976"/>
      <w:tabs>
        <w:tab w:val="left" w:pos="851"/>
      </w:tabs>
      <w:spacing w:line="200" w:lineRule="atLeast"/>
    </w:pPr>
    <w:rPr>
      <w:sz w:val="14"/>
      <w:szCs w:val="20"/>
    </w:rPr>
  </w:style>
  <w:style w:type="paragraph" w:customStyle="1" w:styleId="Rubrik-DahlInfo">
    <w:name w:val="Rubrik-Dahl Info"/>
    <w:basedOn w:val="Rubrik-Infobokstop"/>
    <w:qFormat/>
    <w:rsid w:val="00A25DCC"/>
    <w:pPr>
      <w:framePr w:w="8505" w:hSpace="142" w:wrap="notBeside" w:x="1362" w:y="15792"/>
    </w:pPr>
  </w:style>
  <w:style w:type="paragraph" w:customStyle="1" w:styleId="Rubrik-Modtageren">
    <w:name w:val="Rubrik-Modtageren"/>
    <w:basedOn w:val="Normal"/>
    <w:rsid w:val="00F165E0"/>
    <w:pPr>
      <w:framePr w:w="4536" w:hSpace="142" w:vSpace="142" w:wrap="around" w:vAnchor="page" w:hAnchor="margin" w:y="2326"/>
    </w:pPr>
  </w:style>
  <w:style w:type="paragraph" w:customStyle="1" w:styleId="Rubrik-Parterne">
    <w:name w:val="Rubrik-Parterne"/>
    <w:basedOn w:val="Normal"/>
    <w:uiPriority w:val="2"/>
    <w:qFormat/>
    <w:rsid w:val="00F165E0"/>
    <w:pPr>
      <w:framePr w:w="9072" w:wrap="around" w:vAnchor="text" w:hAnchor="margin" w:y="1135"/>
      <w:tabs>
        <w:tab w:val="left" w:pos="2268"/>
      </w:tabs>
    </w:pPr>
    <w:rPr>
      <w:rFonts w:eastAsiaTheme="minorHAnsi" w:cstheme="minorBidi"/>
      <w:szCs w:val="22"/>
    </w:rPr>
  </w:style>
  <w:style w:type="character" w:styleId="Sidetal">
    <w:name w:val="page number"/>
    <w:rsid w:val="00A310BA"/>
    <w:rPr>
      <w:noProof/>
    </w:rPr>
  </w:style>
  <w:style w:type="paragraph" w:styleId="Sluthilsen">
    <w:name w:val="Closing"/>
    <w:basedOn w:val="Normal"/>
    <w:link w:val="SluthilsenTegn"/>
    <w:semiHidden/>
    <w:rsid w:val="00F165E0"/>
    <w:pPr>
      <w:ind w:left="4252"/>
    </w:pPr>
  </w:style>
  <w:style w:type="character" w:customStyle="1" w:styleId="SluthilsenTegn">
    <w:name w:val="Sluthilsen Tegn"/>
    <w:basedOn w:val="Standardskrifttypeiafsnit"/>
    <w:link w:val="Sluthilsen"/>
    <w:semiHidden/>
    <w:rsid w:val="00F165E0"/>
    <w:rPr>
      <w:rFonts w:ascii="Trebuchet MS" w:eastAsia="Calibri" w:hAnsi="Trebuchet MS" w:cs="Times New Roman"/>
      <w:sz w:val="19"/>
      <w:szCs w:val="18"/>
    </w:rPr>
  </w:style>
  <w:style w:type="character" w:styleId="Slutnotehenvisning">
    <w:name w:val="endnote reference"/>
    <w:basedOn w:val="Standardskrifttypeiafsnit"/>
    <w:semiHidden/>
    <w:rsid w:val="00F165E0"/>
    <w:rPr>
      <w:vertAlign w:val="baseline"/>
    </w:rPr>
  </w:style>
  <w:style w:type="paragraph" w:styleId="Slutnotetekst">
    <w:name w:val="endnote text"/>
    <w:basedOn w:val="Normal"/>
    <w:link w:val="SlutnotetekstTegn"/>
    <w:semiHidden/>
    <w:rsid w:val="00F165E0"/>
    <w:pPr>
      <w:spacing w:after="240"/>
      <w:ind w:left="851" w:hanging="851"/>
    </w:pPr>
    <w:rPr>
      <w:szCs w:val="20"/>
    </w:rPr>
  </w:style>
  <w:style w:type="character" w:customStyle="1" w:styleId="SlutnotetekstTegn">
    <w:name w:val="Slutnotetekst Tegn"/>
    <w:basedOn w:val="Standardskrifttypeiafsnit"/>
    <w:link w:val="Slutnotetekst"/>
    <w:semiHidden/>
    <w:rsid w:val="00F165E0"/>
    <w:rPr>
      <w:rFonts w:ascii="Trebuchet MS" w:eastAsia="Calibri" w:hAnsi="Trebuchet MS" w:cs="Times New Roman"/>
      <w:sz w:val="19"/>
      <w:szCs w:val="20"/>
    </w:rPr>
  </w:style>
  <w:style w:type="paragraph" w:styleId="Starthilsen">
    <w:name w:val="Salutation"/>
    <w:basedOn w:val="Normal"/>
    <w:next w:val="Normal"/>
    <w:link w:val="StarthilsenTegn"/>
    <w:semiHidden/>
    <w:rsid w:val="00F165E0"/>
  </w:style>
  <w:style w:type="character" w:customStyle="1" w:styleId="StarthilsenTegn">
    <w:name w:val="Starthilsen Tegn"/>
    <w:basedOn w:val="Standardskrifttypeiafsnit"/>
    <w:link w:val="Starthilsen"/>
    <w:semiHidden/>
    <w:rsid w:val="00F165E0"/>
    <w:rPr>
      <w:rFonts w:ascii="Trebuchet MS" w:eastAsia="Calibri" w:hAnsi="Trebuchet MS" w:cs="Times New Roman"/>
      <w:sz w:val="19"/>
      <w:szCs w:val="18"/>
    </w:rPr>
  </w:style>
  <w:style w:type="character" w:styleId="Strk">
    <w:name w:val="Strong"/>
    <w:basedOn w:val="Standardskrifttypeiafsnit"/>
    <w:rsid w:val="00F165E0"/>
    <w:rPr>
      <w:b/>
      <w:bCs/>
    </w:rPr>
  </w:style>
  <w:style w:type="paragraph" w:styleId="Strktcitat">
    <w:name w:val="Intense Quote"/>
    <w:basedOn w:val="Normal"/>
    <w:next w:val="Normal"/>
    <w:link w:val="StrktcitatTegn"/>
    <w:uiPriority w:val="30"/>
    <w:rsid w:val="00F165E0"/>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165E0"/>
    <w:rPr>
      <w:rFonts w:ascii="Trebuchet MS" w:eastAsia="Calibri" w:hAnsi="Trebuchet MS" w:cs="Times New Roman"/>
      <w:b/>
      <w:bCs/>
      <w:i/>
      <w:iCs/>
      <w:color w:val="4F81BD" w:themeColor="accent1"/>
      <w:sz w:val="19"/>
      <w:szCs w:val="18"/>
    </w:rPr>
  </w:style>
  <w:style w:type="character" w:styleId="Svagfremhvning">
    <w:name w:val="Subtle Emphasis"/>
    <w:basedOn w:val="Standardskrifttypeiafsnit"/>
    <w:uiPriority w:val="19"/>
    <w:rsid w:val="00F165E0"/>
    <w:rPr>
      <w:i/>
      <w:iCs/>
      <w:color w:val="808080" w:themeColor="text1" w:themeTint="7F"/>
    </w:rPr>
  </w:style>
  <w:style w:type="character" w:styleId="Svaghenvisning">
    <w:name w:val="Subtle Reference"/>
    <w:basedOn w:val="Standardskrifttypeiafsnit"/>
    <w:uiPriority w:val="31"/>
    <w:rsid w:val="00F165E0"/>
    <w:rPr>
      <w:smallCaps/>
      <w:color w:val="C0504D" w:themeColor="accent2"/>
      <w:u w:val="single"/>
    </w:rPr>
  </w:style>
  <w:style w:type="table" w:styleId="Tabel-3D-effekter1">
    <w:name w:val="Table 3D effects 1"/>
    <w:basedOn w:val="Tabel-Normal"/>
    <w:semiHidden/>
    <w:rsid w:val="00F165E0"/>
    <w:pPr>
      <w:spacing w:after="0" w:line="280" w:lineRule="atLeast"/>
      <w:jc w:val="both"/>
    </w:pPr>
    <w:rPr>
      <w:rFonts w:ascii="Trebuchet MS" w:eastAsia="Times New Roman" w:hAnsi="Trebuchet MS" w:cs="Times New Roman"/>
      <w:sz w:val="18"/>
      <w:szCs w:val="18"/>
      <w:lang w:eastAsia="da-DK"/>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Elegant">
    <w:name w:val="Table Elegant"/>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Enkelt1">
    <w:name w:val="Table Simple 1"/>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Farvet1">
    <w:name w:val="Table Colorful 1"/>
    <w:basedOn w:val="Tabel-Normal"/>
    <w:semiHidden/>
    <w:rsid w:val="00F165E0"/>
    <w:pPr>
      <w:spacing w:after="0" w:line="280" w:lineRule="atLeast"/>
      <w:jc w:val="both"/>
    </w:pPr>
    <w:rPr>
      <w:rFonts w:ascii="Trebuchet MS" w:eastAsia="Times New Roman" w:hAnsi="Trebuchet MS" w:cs="Times New Roman"/>
      <w:color w:val="FFFFFF"/>
      <w:sz w:val="18"/>
      <w:szCs w:val="18"/>
      <w:lang w:eastAsia="da-DK"/>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Gitter">
    <w:name w:val="Table Grid"/>
    <w:basedOn w:val="Tabel-Normal"/>
    <w:rsid w:val="00F165E0"/>
    <w:pPr>
      <w:spacing w:after="0" w:line="280" w:lineRule="atLeast"/>
    </w:pPr>
    <w:rPr>
      <w:rFonts w:ascii="Trebuchet MS" w:eastAsia="Times New Roman" w:hAnsi="Trebuchet MS" w:cs="Times New Roman"/>
      <w:sz w:val="18"/>
      <w:szCs w:val="20"/>
      <w:lang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1">
    <w:name w:val="Table Grid 1"/>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rsid w:val="00F165E0"/>
    <w:pPr>
      <w:spacing w:after="0" w:line="280" w:lineRule="atLeast"/>
      <w:jc w:val="both"/>
    </w:pPr>
    <w:rPr>
      <w:rFonts w:ascii="Trebuchet MS" w:eastAsia="Times New Roman" w:hAnsi="Trebuchet MS" w:cs="Times New Roman"/>
      <w:sz w:val="18"/>
      <w:szCs w:val="18"/>
      <w:lang w:eastAsia="da-DK"/>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semiHidden/>
    <w:rsid w:val="00F165E0"/>
    <w:pPr>
      <w:spacing w:after="0" w:line="280" w:lineRule="atLeast"/>
      <w:jc w:val="both"/>
    </w:pPr>
    <w:rPr>
      <w:rFonts w:ascii="Trebuchet MS" w:eastAsia="Times New Roman" w:hAnsi="Trebuchet MS" w:cs="Times New Roman"/>
      <w:b/>
      <w:bCs/>
      <w:sz w:val="18"/>
      <w:szCs w:val="18"/>
      <w:lang w:eastAsia="da-DK"/>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Hrfin1">
    <w:name w:val="Table Subtle 1"/>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semiHidden/>
    <w:rsid w:val="00F165E0"/>
    <w:pPr>
      <w:spacing w:after="0" w:line="280" w:lineRule="atLeast"/>
      <w:jc w:val="both"/>
    </w:pPr>
    <w:rPr>
      <w:rFonts w:ascii="Trebuchet MS" w:eastAsia="Times New Roman" w:hAnsi="Trebuchet MS" w:cs="Times New Roman"/>
      <w:color w:val="000080"/>
      <w:sz w:val="18"/>
      <w:szCs w:val="18"/>
      <w:lang w:eastAsia="da-DK"/>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iste1">
    <w:name w:val="Table List 1"/>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Moderne">
    <w:name w:val="Table Contemporary"/>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Professionel">
    <w:name w:val="Table Professional"/>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Spalter1">
    <w:name w:val="Table Columns 1"/>
    <w:basedOn w:val="Tabel-Normal"/>
    <w:semiHidden/>
    <w:rsid w:val="00F165E0"/>
    <w:pPr>
      <w:spacing w:after="0" w:line="280" w:lineRule="atLeast"/>
      <w:jc w:val="both"/>
    </w:pPr>
    <w:rPr>
      <w:rFonts w:ascii="Trebuchet MS" w:eastAsia="Times New Roman" w:hAnsi="Trebuchet MS" w:cs="Times New Roman"/>
      <w:b/>
      <w:bCs/>
      <w:sz w:val="18"/>
      <w:szCs w:val="18"/>
      <w:lang w:eastAsia="da-DK"/>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semiHidden/>
    <w:rsid w:val="00F165E0"/>
    <w:pPr>
      <w:spacing w:after="0" w:line="280" w:lineRule="atLeast"/>
      <w:jc w:val="both"/>
    </w:pPr>
    <w:rPr>
      <w:rFonts w:ascii="Trebuchet MS" w:eastAsia="Times New Roman" w:hAnsi="Trebuchet MS" w:cs="Times New Roman"/>
      <w:b/>
      <w:bCs/>
      <w:sz w:val="18"/>
      <w:szCs w:val="18"/>
      <w:lang w:eastAsia="da-DK"/>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semiHidden/>
    <w:rsid w:val="00F165E0"/>
    <w:pPr>
      <w:spacing w:after="0" w:line="280" w:lineRule="atLeast"/>
      <w:jc w:val="both"/>
    </w:pPr>
    <w:rPr>
      <w:rFonts w:ascii="Trebuchet MS" w:eastAsia="Times New Roman" w:hAnsi="Trebuchet MS" w:cs="Times New Roman"/>
      <w:b/>
      <w:bCs/>
      <w:sz w:val="18"/>
      <w:szCs w:val="18"/>
      <w:lang w:eastAsia="da-DK"/>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semiHidden/>
    <w:rsid w:val="00F165E0"/>
    <w:pPr>
      <w:spacing w:after="0" w:line="280" w:lineRule="atLeast"/>
      <w:jc w:val="both"/>
    </w:pPr>
    <w:rPr>
      <w:rFonts w:ascii="Trebuchet MS" w:eastAsia="Times New Roman" w:hAnsi="Trebuchet MS" w:cs="Times New Roman"/>
      <w:sz w:val="18"/>
      <w:szCs w:val="18"/>
      <w:lang w:eastAsia="da-DK"/>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Tema">
    <w:name w:val="Table Theme"/>
    <w:basedOn w:val="Tabel-Normal"/>
    <w:semiHidden/>
    <w:rsid w:val="00F165E0"/>
    <w:pPr>
      <w:spacing w:after="0" w:line="280" w:lineRule="atLeast"/>
      <w:jc w:val="both"/>
    </w:pPr>
    <w:rPr>
      <w:rFonts w:ascii="Trebuchet MS" w:eastAsia="Times New Roman" w:hAnsi="Trebuchet MS" w:cs="Times New Roman"/>
      <w:sz w:val="18"/>
      <w:szCs w:val="18"/>
      <w:lang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semiHidden/>
    <w:rsid w:val="00F165E0"/>
    <w:pPr>
      <w:spacing w:after="0" w:line="280" w:lineRule="atLeast"/>
      <w:jc w:val="both"/>
    </w:pPr>
    <w:rPr>
      <w:rFonts w:ascii="Trebuchet MS" w:eastAsia="Times New Roman" w:hAnsi="Trebuchet MS" w:cs="Times New Roman"/>
      <w:sz w:val="18"/>
      <w:szCs w:val="18"/>
      <w:lang w:eastAsia="da-DK"/>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semiHidden/>
    <w:rsid w:val="00F165E0"/>
    <w:pPr>
      <w:spacing w:after="0" w:line="280" w:lineRule="atLeast"/>
      <w:jc w:val="both"/>
    </w:pPr>
    <w:rPr>
      <w:rFonts w:ascii="Trebuchet MS" w:eastAsia="Times New Roman" w:hAnsi="Trebuchet MS" w:cs="Times New Roman"/>
      <w:sz w:val="18"/>
      <w:szCs w:val="18"/>
      <w:lang w:eastAsia="da-DK"/>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semiHidden/>
    <w:rsid w:val="00F165E0"/>
    <w:pPr>
      <w:spacing w:after="0" w:line="280" w:lineRule="atLeast"/>
      <w:jc w:val="both"/>
    </w:pPr>
    <w:rPr>
      <w:rFonts w:ascii="Trebuchet MS" w:eastAsia="Times New Roman" w:hAnsi="Trebuchet MS" w:cs="Times New Roman"/>
      <w:sz w:val="18"/>
      <w:szCs w:val="18"/>
      <w:lang w:eastAsia="da-DK"/>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Normal"/>
    <w:next w:val="Titel-manchet"/>
    <w:link w:val="TitelTegn"/>
    <w:qFormat/>
    <w:rsid w:val="00F165E0"/>
    <w:pPr>
      <w:spacing w:line="480" w:lineRule="atLeast"/>
      <w:jc w:val="left"/>
    </w:pPr>
    <w:rPr>
      <w:rFonts w:cs="Arial"/>
      <w:b/>
      <w:bCs/>
      <w:caps/>
      <w:kern w:val="48"/>
      <w:sz w:val="48"/>
      <w:szCs w:val="32"/>
    </w:rPr>
  </w:style>
  <w:style w:type="character" w:customStyle="1" w:styleId="TitelTegn">
    <w:name w:val="Titel Tegn"/>
    <w:basedOn w:val="Standardskrifttypeiafsnit"/>
    <w:link w:val="Titel"/>
    <w:rsid w:val="00F165E0"/>
    <w:rPr>
      <w:rFonts w:ascii="Trebuchet MS" w:eastAsia="Calibri" w:hAnsi="Trebuchet MS" w:cs="Arial"/>
      <w:b/>
      <w:bCs/>
      <w:caps/>
      <w:kern w:val="48"/>
      <w:sz w:val="48"/>
      <w:szCs w:val="32"/>
    </w:rPr>
  </w:style>
  <w:style w:type="paragraph" w:customStyle="1" w:styleId="Titel-manchet">
    <w:name w:val="Titel-manchet"/>
    <w:basedOn w:val="Titel"/>
    <w:uiPriority w:val="2"/>
    <w:qFormat/>
    <w:rsid w:val="00F165E0"/>
    <w:pPr>
      <w:spacing w:line="320" w:lineRule="atLeast"/>
    </w:pPr>
    <w:rPr>
      <w:caps w:val="0"/>
      <w:sz w:val="22"/>
    </w:rPr>
  </w:style>
  <w:style w:type="paragraph" w:styleId="Underskrift">
    <w:name w:val="Signature"/>
    <w:basedOn w:val="Normal"/>
    <w:link w:val="UnderskriftTegn"/>
    <w:semiHidden/>
    <w:rsid w:val="00F165E0"/>
    <w:pPr>
      <w:ind w:left="4252"/>
    </w:pPr>
  </w:style>
  <w:style w:type="character" w:customStyle="1" w:styleId="UnderskriftTegn">
    <w:name w:val="Underskrift Tegn"/>
    <w:basedOn w:val="Standardskrifttypeiafsnit"/>
    <w:link w:val="Underskrift"/>
    <w:semiHidden/>
    <w:rsid w:val="00F165E0"/>
    <w:rPr>
      <w:rFonts w:ascii="Trebuchet MS" w:eastAsia="Calibri" w:hAnsi="Trebuchet MS" w:cs="Times New Roman"/>
      <w:sz w:val="19"/>
      <w:szCs w:val="18"/>
    </w:rPr>
  </w:style>
  <w:style w:type="paragraph" w:styleId="Undertitel">
    <w:name w:val="Subtitle"/>
    <w:basedOn w:val="Normal"/>
    <w:next w:val="Normal"/>
    <w:link w:val="UndertitelTegn"/>
    <w:rsid w:val="00F165E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rsid w:val="00F165E0"/>
    <w:rPr>
      <w:rFonts w:asciiTheme="majorHAnsi" w:eastAsiaTheme="majorEastAsia" w:hAnsiTheme="majorHAnsi" w:cstheme="majorBidi"/>
      <w:i/>
      <w:iCs/>
      <w:color w:val="4F81BD" w:themeColor="accent1"/>
      <w:spacing w:val="15"/>
      <w:sz w:val="24"/>
      <w:szCs w:val="24"/>
    </w:rPr>
  </w:style>
  <w:style w:type="paragraph" w:customStyle="1" w:styleId="Vedr">
    <w:name w:val="Vedr"/>
    <w:basedOn w:val="Normal"/>
    <w:qFormat/>
    <w:rsid w:val="00A310BA"/>
    <w:rPr>
      <w:b/>
      <w:caps/>
    </w:rPr>
  </w:style>
  <w:style w:type="paragraph" w:customStyle="1" w:styleId="Vedrrende">
    <w:name w:val="Vedrørende"/>
    <w:basedOn w:val="Normal"/>
    <w:qFormat/>
    <w:rsid w:val="00F165E0"/>
    <w:rPr>
      <w:b/>
      <w:caps/>
    </w:rPr>
  </w:style>
  <w:style w:type="paragraph" w:customStyle="1" w:styleId="Venlighilsen">
    <w:name w:val="Venlig hilsen"/>
    <w:basedOn w:val="Normal"/>
    <w:qFormat/>
    <w:rsid w:val="00F165E0"/>
  </w:style>
  <w:style w:type="paragraph" w:customStyle="1" w:styleId="hoved">
    <w:name w:val="hoved"/>
    <w:uiPriority w:val="99"/>
    <w:rsid w:val="0011012C"/>
    <w:pPr>
      <w:keepNext/>
      <w:keepLines/>
      <w:framePr w:hSpace="142" w:vSpace="142" w:wrap="around" w:vAnchor="text" w:hAnchor="text" w:y="1"/>
      <w:tabs>
        <w:tab w:val="left" w:pos="284"/>
        <w:tab w:val="left" w:pos="510"/>
      </w:tabs>
      <w:spacing w:before="64" w:after="0" w:line="240" w:lineRule="auto"/>
      <w:ind w:left="-68"/>
    </w:pPr>
    <w:rPr>
      <w:rFonts w:ascii="Verdana" w:eastAsia="Times New Roman" w:hAnsi="Verdana" w:cs="Times New Roman"/>
      <w:noProof/>
      <w:spacing w:val="-6"/>
      <w:sz w:val="14"/>
      <w:szCs w:val="20"/>
      <w:lang w:eastAsia="da-DK"/>
    </w:rPr>
  </w:style>
  <w:style w:type="paragraph" w:customStyle="1" w:styleId="DokSidefod">
    <w:name w:val="Dok_Sidefod"/>
    <w:basedOn w:val="Normal"/>
    <w:uiPriority w:val="99"/>
    <w:rsid w:val="0011012C"/>
    <w:pPr>
      <w:spacing w:line="360" w:lineRule="auto"/>
      <w:jc w:val="left"/>
    </w:pPr>
    <w:rPr>
      <w:rFonts w:ascii="Verdana" w:eastAsia="Times New Roman" w:hAnsi="Verdana"/>
      <w:sz w:val="14"/>
      <w:szCs w:val="20"/>
      <w:lang w:eastAsia="da-DK"/>
    </w:rPr>
  </w:style>
  <w:style w:type="paragraph" w:customStyle="1" w:styleId="Info">
    <w:name w:val="Info"/>
    <w:rsid w:val="00F165E0"/>
    <w:pPr>
      <w:spacing w:before="52" w:after="0" w:line="240" w:lineRule="auto"/>
    </w:pPr>
    <w:rPr>
      <w:rFonts w:ascii="Frutiger Light" w:eastAsia="Times New Roman" w:hAnsi="Frutiger Light" w:cs="Times New Roman"/>
      <w:noProof/>
      <w:sz w:val="11"/>
      <w:szCs w:val="20"/>
      <w:lang w:eastAsia="da-DK"/>
    </w:rPr>
  </w:style>
  <w:style w:type="paragraph" w:customStyle="1" w:styleId="DKBOpstilm1niveau4">
    <w:name w:val="DKB Opstil m 1 niveau 4"/>
    <w:basedOn w:val="Normal"/>
    <w:link w:val="DKBOpstilm1niveau4TegnTegn"/>
    <w:rsid w:val="00A27BB3"/>
    <w:pPr>
      <w:tabs>
        <w:tab w:val="num" w:pos="851"/>
      </w:tabs>
      <w:spacing w:after="140" w:line="360" w:lineRule="auto"/>
      <w:ind w:left="851" w:hanging="851"/>
      <w:jc w:val="left"/>
      <w:outlineLvl w:val="3"/>
    </w:pPr>
    <w:rPr>
      <w:rFonts w:ascii="Verdana" w:eastAsia="Times New Roman" w:hAnsi="Verdana"/>
      <w:szCs w:val="20"/>
      <w:lang w:eastAsia="da-DK"/>
    </w:rPr>
  </w:style>
  <w:style w:type="character" w:customStyle="1" w:styleId="DKBOpstilm1niveau4TegnTegn">
    <w:name w:val="DKB Opstil m 1 niveau 4 Tegn Tegn"/>
    <w:basedOn w:val="Standardskrifttypeiafsnit"/>
    <w:link w:val="DKBOpstilm1niveau4"/>
    <w:rsid w:val="00A27BB3"/>
    <w:rPr>
      <w:rFonts w:ascii="Verdana" w:eastAsia="Times New Roman" w:hAnsi="Verdana" w:cs="Times New Roman"/>
      <w:sz w:val="19"/>
      <w:szCs w:val="20"/>
      <w:lang w:eastAsia="da-DK"/>
    </w:rPr>
  </w:style>
  <w:style w:type="paragraph" w:customStyle="1" w:styleId="DKBOverskrift3">
    <w:name w:val="DKB Overskrift 3"/>
    <w:basedOn w:val="Normal"/>
    <w:next w:val="DKBOpstilm1niveau4"/>
    <w:link w:val="DKBOverskrift3TegnTegn"/>
    <w:rsid w:val="00A27BB3"/>
    <w:pPr>
      <w:keepNext/>
      <w:spacing w:before="240" w:after="140" w:line="360" w:lineRule="auto"/>
      <w:ind w:left="2160" w:hanging="180"/>
      <w:jc w:val="left"/>
      <w:outlineLvl w:val="2"/>
    </w:pPr>
    <w:rPr>
      <w:rFonts w:ascii="Verdana" w:eastAsia="Times New Roman" w:hAnsi="Verdana"/>
      <w:b/>
      <w:caps/>
      <w:szCs w:val="20"/>
      <w:lang w:eastAsia="da-DK"/>
    </w:rPr>
  </w:style>
  <w:style w:type="character" w:customStyle="1" w:styleId="DKBOverskrift3TegnTegn">
    <w:name w:val="DKB Overskrift 3 Tegn Tegn"/>
    <w:basedOn w:val="Standardskrifttypeiafsnit"/>
    <w:link w:val="DKBOverskrift3"/>
    <w:rsid w:val="00A27BB3"/>
    <w:rPr>
      <w:rFonts w:ascii="Verdana" w:eastAsia="Times New Roman" w:hAnsi="Verdana" w:cs="Times New Roman"/>
      <w:b/>
      <w:caps/>
      <w:sz w:val="19"/>
      <w:szCs w:val="20"/>
      <w:lang w:eastAsia="da-DK"/>
    </w:rPr>
  </w:style>
  <w:style w:type="character" w:customStyle="1" w:styleId="TypografiFed">
    <w:name w:val="Typografi Fed"/>
    <w:basedOn w:val="Standardskrifttypeiafsnit"/>
    <w:uiPriority w:val="99"/>
    <w:rsid w:val="0011012C"/>
    <w:rPr>
      <w:rFonts w:ascii="Verdana" w:hAnsi="Verdana"/>
      <w:b/>
      <w:bCs/>
      <w:sz w:val="18"/>
    </w:rPr>
  </w:style>
  <w:style w:type="paragraph" w:customStyle="1" w:styleId="Fodnote">
    <w:name w:val="Fodnote"/>
    <w:basedOn w:val="Normal"/>
    <w:rsid w:val="00F165E0"/>
    <w:pPr>
      <w:spacing w:line="360" w:lineRule="auto"/>
      <w:ind w:right="802"/>
      <w:jc w:val="left"/>
    </w:pPr>
    <w:rPr>
      <w:rFonts w:ascii="Verdana" w:eastAsia="Times New Roman" w:hAnsi="Verdana"/>
      <w:sz w:val="14"/>
      <w:szCs w:val="20"/>
      <w:lang w:eastAsia="da-DK"/>
    </w:rPr>
  </w:style>
  <w:style w:type="character" w:customStyle="1" w:styleId="FodnotetekstTegn1">
    <w:name w:val="Fodnotetekst Tegn1"/>
    <w:basedOn w:val="Standardskrifttypeiafsnit"/>
    <w:uiPriority w:val="99"/>
    <w:semiHidden/>
    <w:rsid w:val="00F165E0"/>
    <w:rPr>
      <w:rFonts w:ascii="Trebuchet MS" w:hAnsi="Trebuchet MS"/>
      <w:sz w:val="20"/>
      <w:szCs w:val="20"/>
    </w:rPr>
  </w:style>
  <w:style w:type="paragraph" w:customStyle="1" w:styleId="TypografiDKBOverskrift2Venstre0cmFrstelinje0cmHjre">
    <w:name w:val="Typografi DKB Overskrift 2 + Venstre:  0 cm Første linje:  0 cm Højre..."/>
    <w:basedOn w:val="Normal"/>
    <w:next w:val="Normal"/>
    <w:rsid w:val="00565F6E"/>
    <w:pPr>
      <w:keepNext/>
      <w:spacing w:before="240" w:after="140" w:line="360" w:lineRule="auto"/>
      <w:jc w:val="left"/>
      <w:outlineLvl w:val="1"/>
    </w:pPr>
    <w:rPr>
      <w:rFonts w:ascii="Verdana" w:eastAsia="Times New Roman" w:hAnsi="Verdana"/>
      <w:b/>
      <w:bCs/>
      <w:caps/>
      <w:szCs w:val="20"/>
      <w:lang w:eastAsia="da-DK"/>
    </w:rPr>
  </w:style>
  <w:style w:type="paragraph" w:customStyle="1" w:styleId="TypografiDKBHoved8pkt">
    <w:name w:val="Typografi DKB Hoved + 8 pkt"/>
    <w:basedOn w:val="Normal"/>
    <w:link w:val="TypografiDKBHoved8pktTegn"/>
    <w:rsid w:val="00A27BB3"/>
    <w:pPr>
      <w:tabs>
        <w:tab w:val="left" w:pos="567"/>
        <w:tab w:val="left" w:pos="1134"/>
        <w:tab w:val="left" w:pos="1701"/>
        <w:tab w:val="left" w:pos="2268"/>
        <w:tab w:val="left" w:pos="2835"/>
      </w:tabs>
      <w:spacing w:line="240" w:lineRule="exact"/>
      <w:jc w:val="left"/>
    </w:pPr>
    <w:rPr>
      <w:rFonts w:ascii="Verdana" w:eastAsia="Times New Roman" w:hAnsi="Verdana"/>
      <w:noProof/>
      <w:sz w:val="16"/>
      <w:szCs w:val="20"/>
      <w:lang w:eastAsia="da-DK"/>
    </w:rPr>
  </w:style>
  <w:style w:type="character" w:customStyle="1" w:styleId="TypografiDKBHoved8pktTegn">
    <w:name w:val="Typografi DKB Hoved + 8 pkt Tegn"/>
    <w:basedOn w:val="Standardskrifttypeiafsnit"/>
    <w:link w:val="TypografiDKBHoved8pkt"/>
    <w:rsid w:val="00A27BB3"/>
    <w:rPr>
      <w:rFonts w:ascii="Verdana" w:eastAsia="Times New Roman" w:hAnsi="Verdana" w:cs="Times New Roman"/>
      <w:noProof/>
      <w:sz w:val="16"/>
      <w:szCs w:val="20"/>
      <w:lang w:eastAsia="da-DK"/>
    </w:rPr>
  </w:style>
  <w:style w:type="paragraph" w:customStyle="1" w:styleId="OpstilmtalAltn">
    <w:name w:val="Opstil m. tal (Alt+n)"/>
    <w:basedOn w:val="Normal"/>
    <w:rsid w:val="0011012C"/>
    <w:pPr>
      <w:spacing w:after="140" w:line="360" w:lineRule="auto"/>
      <w:ind w:left="567" w:hanging="567"/>
      <w:jc w:val="left"/>
    </w:pPr>
    <w:rPr>
      <w:rFonts w:ascii="Verdana" w:eastAsia="Times New Roman" w:hAnsi="Verdana"/>
      <w:szCs w:val="20"/>
      <w:lang w:eastAsia="da-DK"/>
    </w:rPr>
  </w:style>
  <w:style w:type="paragraph" w:customStyle="1" w:styleId="Dokbund">
    <w:name w:val="Dok bund"/>
    <w:basedOn w:val="Normal"/>
    <w:qFormat/>
    <w:rsid w:val="00F165E0"/>
    <w:pPr>
      <w:framePr w:hSpace="142" w:wrap="around" w:vAnchor="page" w:hAnchor="margin" w:y="15849"/>
    </w:pPr>
    <w:rPr>
      <w:noProof/>
      <w:sz w:val="14"/>
      <w:szCs w:val="14"/>
    </w:rPr>
  </w:style>
  <w:style w:type="paragraph" w:customStyle="1" w:styleId="Doktop">
    <w:name w:val="Dok top"/>
    <w:basedOn w:val="Normal"/>
    <w:qFormat/>
    <w:rsid w:val="00F165E0"/>
    <w:pPr>
      <w:framePr w:w="1701" w:h="680" w:wrap="around" w:vAnchor="page" w:hAnchor="margin" w:xAlign="right" w:y="681"/>
      <w:jc w:val="right"/>
    </w:pPr>
    <w:rPr>
      <w:bCs/>
      <w:sz w:val="14"/>
      <w:szCs w:val="22"/>
    </w:rPr>
  </w:style>
  <w:style w:type="paragraph" w:customStyle="1" w:styleId="Logo2020">
    <w:name w:val="Logo2020"/>
    <w:basedOn w:val="Normal"/>
    <w:qFormat/>
    <w:rsid w:val="00F165E0"/>
    <w:pPr>
      <w:framePr w:w="2529" w:wrap="around" w:vAnchor="page" w:hAnchor="margin" w:y="681"/>
      <w:spacing w:line="280" w:lineRule="atLeast"/>
    </w:pPr>
    <w:rPr>
      <w:sz w:val="18"/>
      <w:szCs w:val="22"/>
    </w:rPr>
  </w:style>
  <w:style w:type="paragraph" w:styleId="Sidehoved">
    <w:name w:val="header"/>
    <w:basedOn w:val="Normal"/>
    <w:link w:val="SidehovedTegn"/>
    <w:uiPriority w:val="99"/>
    <w:unhideWhenUsed/>
    <w:rsid w:val="00D37E18"/>
    <w:pPr>
      <w:tabs>
        <w:tab w:val="center" w:pos="4819"/>
        <w:tab w:val="right" w:pos="9638"/>
      </w:tabs>
    </w:pPr>
  </w:style>
  <w:style w:type="character" w:customStyle="1" w:styleId="SidehovedTegn">
    <w:name w:val="Sidehoved Tegn"/>
    <w:basedOn w:val="Standardskrifttypeiafsnit"/>
    <w:link w:val="Sidehoved"/>
    <w:uiPriority w:val="99"/>
    <w:rsid w:val="00D37E18"/>
    <w:rPr>
      <w:rFonts w:ascii="Trebuchet MS" w:eastAsia="Calibri" w:hAnsi="Trebuchet MS" w:cs="Times New Roman"/>
      <w:sz w:val="19"/>
      <w:szCs w:val="18"/>
    </w:rPr>
  </w:style>
  <w:style w:type="paragraph" w:styleId="Sidefod">
    <w:name w:val="footer"/>
    <w:basedOn w:val="Normal"/>
    <w:link w:val="SidefodTegn"/>
    <w:unhideWhenUsed/>
    <w:rsid w:val="00D37E18"/>
    <w:pPr>
      <w:tabs>
        <w:tab w:val="center" w:pos="4819"/>
        <w:tab w:val="right" w:pos="9638"/>
      </w:tabs>
    </w:pPr>
  </w:style>
  <w:style w:type="character" w:customStyle="1" w:styleId="SidefodTegn">
    <w:name w:val="Sidefod Tegn"/>
    <w:basedOn w:val="Standardskrifttypeiafsnit"/>
    <w:link w:val="Sidefod"/>
    <w:rsid w:val="00D37E18"/>
    <w:rPr>
      <w:rFonts w:ascii="Trebuchet MS" w:eastAsia="Calibri" w:hAnsi="Trebuchet MS" w:cs="Times New Roman"/>
      <w:sz w:val="19"/>
      <w:szCs w:val="18"/>
    </w:rPr>
  </w:style>
  <w:style w:type="paragraph" w:customStyle="1" w:styleId="NJORDNiveau-1">
    <w:name w:val="NJORD_Niveau-1"/>
    <w:basedOn w:val="Overskrift1"/>
    <w:next w:val="Normal"/>
    <w:rsid w:val="009A6CE2"/>
    <w:pPr>
      <w:numPr>
        <w:numId w:val="30"/>
      </w:numPr>
      <w:spacing w:before="500" w:after="250" w:line="250" w:lineRule="atLeast"/>
    </w:pPr>
    <w:rPr>
      <w:rFonts w:ascii="Calibri Light" w:eastAsia="SimSun" w:hAnsi="Calibri Light" w:cs="Arial"/>
      <w:bCs/>
      <w:caps w:val="0"/>
      <w:kern w:val="32"/>
      <w:sz w:val="22"/>
      <w:szCs w:val="32"/>
      <w:lang w:eastAsia="zh-CN"/>
    </w:rPr>
  </w:style>
  <w:style w:type="paragraph" w:customStyle="1" w:styleId="NJORDNiveau-2">
    <w:name w:val="NJORD_Niveau-2"/>
    <w:basedOn w:val="Overskrift2"/>
    <w:rsid w:val="009A6CE2"/>
    <w:pPr>
      <w:keepNext w:val="0"/>
      <w:numPr>
        <w:numId w:val="30"/>
      </w:numPr>
      <w:spacing w:before="0" w:after="250" w:line="250" w:lineRule="exact"/>
    </w:pPr>
    <w:rPr>
      <w:rFonts w:ascii="Calibri Light" w:eastAsia="SimSun" w:hAnsi="Calibri Light" w:cs="Arial"/>
      <w:b w:val="0"/>
      <w:bCs/>
      <w:iCs/>
      <w:sz w:val="22"/>
      <w:szCs w:val="28"/>
      <w:lang w:eastAsia="zh-CN"/>
    </w:rPr>
  </w:style>
  <w:style w:type="paragraph" w:customStyle="1" w:styleId="NJORDNiveau-3">
    <w:name w:val="NJORD_Niveau-3"/>
    <w:basedOn w:val="Normal"/>
    <w:rsid w:val="009A6CE2"/>
    <w:pPr>
      <w:numPr>
        <w:ilvl w:val="2"/>
        <w:numId w:val="30"/>
      </w:numPr>
      <w:tabs>
        <w:tab w:val="clear" w:pos="1277"/>
        <w:tab w:val="num" w:pos="851"/>
      </w:tabs>
      <w:spacing w:after="250" w:line="250" w:lineRule="atLeast"/>
      <w:ind w:left="851"/>
    </w:pPr>
    <w:rPr>
      <w:rFonts w:ascii="Calibri Light" w:eastAsia="SimSun" w:hAnsi="Calibri Light"/>
      <w:sz w:val="22"/>
      <w:szCs w:val="24"/>
      <w:lang w:eastAsia="zh-CN"/>
    </w:rPr>
  </w:style>
  <w:style w:type="paragraph" w:customStyle="1" w:styleId="NJORDNiveau-4">
    <w:name w:val="NJORD_Niveau-4"/>
    <w:basedOn w:val="Normal"/>
    <w:qFormat/>
    <w:rsid w:val="009A6CE2"/>
    <w:pPr>
      <w:numPr>
        <w:ilvl w:val="3"/>
        <w:numId w:val="30"/>
      </w:numPr>
      <w:spacing w:after="250" w:line="250" w:lineRule="atLeast"/>
    </w:pPr>
    <w:rPr>
      <w:rFonts w:ascii="Calibri Light" w:eastAsia="Times New Roman" w:hAnsi="Calibri Light" w:cs="Arial"/>
      <w:sz w:val="22"/>
      <w:szCs w:val="22"/>
      <w:lang w:eastAsia="da-DK"/>
    </w:rPr>
  </w:style>
  <w:style w:type="paragraph" w:styleId="Korrektur">
    <w:name w:val="Revision"/>
    <w:hidden/>
    <w:uiPriority w:val="99"/>
    <w:semiHidden/>
    <w:rsid w:val="00BC5AF6"/>
    <w:pPr>
      <w:spacing w:after="0" w:line="240" w:lineRule="auto"/>
    </w:pPr>
    <w:rPr>
      <w:rFonts w:ascii="Trebuchet MS" w:eastAsia="Calibri" w:hAnsi="Trebuchet MS" w:cs="Times New Roman"/>
      <w:sz w:val="19"/>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F:\Unik\Advosys\Skabelon\Logo\DAHLlogo%20uden%20streg%20og%20advokatfirma%20aug%202020.jpg" TargetMode="External"/><Relationship Id="rId13" Type="http://schemas.openxmlformats.org/officeDocument/2006/relationships/comments" Target="comments.xml"/><Relationship Id="rId18" Type="http://schemas.openxmlformats.org/officeDocument/2006/relationships/hyperlink" Target="mailto:jak@dahllaw.d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mailto:jak@dahllaw.dk" TargetMode="External"/><Relationship Id="rId17" Type="http://schemas.openxmlformats.org/officeDocument/2006/relationships/hyperlink" Target="mailto:ank@dahllaw.dk"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urderingsportalen.dk"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yperlink" Target="mailto:jak@dahllaw.dk"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nk@dahllaw.dk" TargetMode="External"/><Relationship Id="rId14" Type="http://schemas.microsoft.com/office/2011/relationships/commentsExtended" Target="commentsExtended.xm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file:///F:\Unik\Advosys\Skabelon\Logo\DAHLlogo%20uden%20streg%20og%20advokatfirma%20aug%202020.jpg"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Filer%20til%20alle\Kopi%20af%20paradigmer\2000%20Fast%20Ejendom\2035_K&#248;bsaftale_Ejerlejlighed.dotx"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2035_Købsaftale_Ejerlejlighed</Template>
  <TotalTime>1527</TotalTime>
  <Pages>18</Pages>
  <Words>6688</Words>
  <Characters>40798</Characters>
  <Application>Microsoft Office Word</Application>
  <DocSecurity>0</DocSecurity>
  <Lines>339</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Blom-Hansen - DAHL</dc:creator>
  <cp:keywords/>
  <dc:description/>
  <cp:lastModifiedBy>Anders Blom-Hansen - DAHL</cp:lastModifiedBy>
  <cp:revision>82</cp:revision>
  <cp:lastPrinted>2022-09-12T16:16:00Z</cp:lastPrinted>
  <dcterms:created xsi:type="dcterms:W3CDTF">2022-08-03T07:26:00Z</dcterms:created>
  <dcterms:modified xsi:type="dcterms:W3CDTF">2022-10-13T13:27:00Z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DocumentDate">
    <vt:lpwstr>44060</vt:lpwstr>
  </property>
  <property fmtid="{D5CDD505-2E9C-101B-9397-08002B2CF9AE}" pid="3" name="SD_DocumentLanguage">
    <vt:lpwstr>da-DK</vt:lpwstr>
  </property>
  <property fmtid="{D5CDD505-2E9C-101B-9397-08002B2CF9AE}" pid="4" name="SD_IntegrationInfoAdded">
    <vt:bool>true</vt:bool>
  </property>
  <property fmtid="{D5CDD505-2E9C-101B-9397-08002B2CF9AE}" pid="5" name="ContentRemapped">
    <vt:lpwstr>true</vt:lpwstr>
  </property>
</Properties>
</file>