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2932B" w14:textId="77777777" w:rsidR="006B354A" w:rsidRPr="005C7658" w:rsidRDefault="00B4211F" w:rsidP="0094332D">
      <w:pPr>
        <w:pStyle w:val="Doktop"/>
        <w:framePr w:wrap="around" w:hAnchor="page" w:x="8791"/>
      </w:pPr>
      <w:bookmarkStart w:id="0" w:name="Tekst4"/>
      <w:r>
        <w:t xml:space="preserve">     </w:t>
      </w:r>
      <w:bookmarkEnd w:id="0"/>
    </w:p>
    <w:p w14:paraId="4464AD24" w14:textId="77777777" w:rsidR="006B354A" w:rsidRPr="00785C52" w:rsidRDefault="006B354A" w:rsidP="0094332D">
      <w:pPr>
        <w:pStyle w:val="Logo2020"/>
        <w:framePr w:wrap="around"/>
      </w:pPr>
    </w:p>
    <w:p w14:paraId="655313B8" w14:textId="77777777" w:rsidR="00B542F8" w:rsidRDefault="00B542F8" w:rsidP="00B542F8"/>
    <w:p w14:paraId="3F286B49" w14:textId="77777777" w:rsidR="00B542F8" w:rsidRDefault="00B4211F" w:rsidP="00B542F8">
      <w:pPr>
        <w:pStyle w:val="Dokbund"/>
        <w:framePr w:wrap="around"/>
        <w:rPr>
          <w:noProof w:val="0"/>
        </w:rPr>
      </w:pPr>
      <w:r w:rsidRPr="00AE3CCC">
        <w:rPr>
          <w:b/>
          <w:bCs/>
          <w:noProof w:val="0"/>
        </w:rPr>
        <w:t>DAHL Advokatpartnerselskab</w:t>
      </w:r>
      <w:r w:rsidR="00B542F8" w:rsidRPr="008F3E6A">
        <w:rPr>
          <w:b/>
          <w:bCs/>
          <w:noProof w:val="0"/>
        </w:rPr>
        <w:t xml:space="preserve"> | www.dahllaw.dk | CVR </w:t>
      </w:r>
      <w:r w:rsidRPr="00AE3CCC">
        <w:rPr>
          <w:b/>
          <w:bCs/>
          <w:noProof w:val="0"/>
        </w:rPr>
        <w:t>37310085</w:t>
      </w:r>
    </w:p>
    <w:p w14:paraId="0CA8A983" w14:textId="2EAF9C02" w:rsidR="00B542F8" w:rsidRDefault="003A6110" w:rsidP="00B542F8">
      <w:pPr>
        <w:pStyle w:val="Doktop"/>
        <w:framePr w:wrap="around" w:hAnchor="page" w:x="8791"/>
      </w:pPr>
      <w:r>
        <w:t>1</w:t>
      </w:r>
      <w:r w:rsidR="004D338C">
        <w:t>2</w:t>
      </w:r>
      <w:r w:rsidR="00B4211F">
        <w:t xml:space="preserve">. </w:t>
      </w:r>
      <w:r>
        <w:t>september</w:t>
      </w:r>
      <w:r w:rsidR="00B4211F">
        <w:t xml:space="preserve"> 2022</w:t>
      </w:r>
    </w:p>
    <w:p w14:paraId="3D7BBFD6" w14:textId="77777777" w:rsidR="00B542F8" w:rsidRPr="005C7658" w:rsidRDefault="00B4211F" w:rsidP="00B542F8">
      <w:pPr>
        <w:pStyle w:val="Doktop"/>
        <w:framePr w:wrap="around" w:hAnchor="page" w:x="8791"/>
      </w:pPr>
      <w:r>
        <w:t>181062</w:t>
      </w:r>
    </w:p>
    <w:p w14:paraId="4F7B45E4" w14:textId="77777777" w:rsidR="00B542F8" w:rsidRPr="00785C52" w:rsidRDefault="00B542F8" w:rsidP="00B542F8">
      <w:pPr>
        <w:pStyle w:val="Logo2020"/>
        <w:framePr w:wrap="around"/>
      </w:pPr>
      <w:r>
        <w:rPr>
          <w:noProof/>
        </w:rPr>
        <w:drawing>
          <wp:inline distT="0" distB="0" distL="0" distR="0" wp14:anchorId="1AB65A75" wp14:editId="60B8EF40">
            <wp:extent cx="1605915" cy="407035"/>
            <wp:effectExtent l="0" t="0" r="0" b="0"/>
            <wp:docPr id="2" name="DAHLlogo uden streg og advokatfirma aug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HLlogo uden streg og advokatfirma aug 202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5915" cy="407035"/>
                    </a:xfrm>
                    <a:prstGeom prst="rect">
                      <a:avLst/>
                    </a:prstGeom>
                  </pic:spPr>
                </pic:pic>
              </a:graphicData>
            </a:graphic>
          </wp:inline>
        </w:drawing>
      </w:r>
    </w:p>
    <w:p w14:paraId="7B34D4FC" w14:textId="7609C89E" w:rsidR="006B354A" w:rsidRDefault="006B354A" w:rsidP="00B542F8"/>
    <w:p w14:paraId="70624052" w14:textId="77777777" w:rsidR="006467CD" w:rsidRPr="00785C52" w:rsidRDefault="006467CD" w:rsidP="00B542F8"/>
    <w:p w14:paraId="34DBD28A" w14:textId="77777777" w:rsidR="006B354A" w:rsidRPr="00960F20" w:rsidRDefault="006B354A" w:rsidP="0094332D">
      <w:pPr>
        <w:tabs>
          <w:tab w:val="left" w:pos="7834"/>
        </w:tabs>
      </w:pPr>
    </w:p>
    <w:p w14:paraId="7028CFDF" w14:textId="161BCC5A" w:rsidR="0094332D" w:rsidRDefault="00585FE4" w:rsidP="0094332D">
      <w:pPr>
        <w:rPr>
          <w:b/>
          <w:bCs/>
          <w:sz w:val="28"/>
          <w:szCs w:val="28"/>
        </w:rPr>
      </w:pPr>
      <w:r w:rsidRPr="00585FE4">
        <w:rPr>
          <w:b/>
          <w:bCs/>
          <w:sz w:val="28"/>
          <w:szCs w:val="28"/>
        </w:rPr>
        <w:t xml:space="preserve">VEDTÆGTER FOR EJERFORENINGEN </w:t>
      </w:r>
      <w:bookmarkStart w:id="1" w:name="Tekst2"/>
      <w:r w:rsidR="005D55E5" w:rsidRPr="004D338C">
        <w:rPr>
          <w:b/>
          <w:bCs/>
          <w:sz w:val="28"/>
          <w:szCs w:val="28"/>
        </w:rPr>
        <w:t>EBELTOFT HAVNEFRONT</w:t>
      </w:r>
      <w:bookmarkEnd w:id="1"/>
    </w:p>
    <w:p w14:paraId="7725891B" w14:textId="77777777" w:rsidR="006467CD" w:rsidRDefault="006467CD" w:rsidP="0094332D">
      <w:pPr>
        <w:rPr>
          <w:b/>
          <w:bCs/>
          <w:sz w:val="28"/>
          <w:szCs w:val="28"/>
        </w:rPr>
      </w:pPr>
    </w:p>
    <w:tbl>
      <w:tblPr>
        <w:tblStyle w:val="Tabel-Gitter10"/>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904"/>
      </w:tblGrid>
      <w:tr w:rsidR="00735C81" w:rsidRPr="0094332D" w14:paraId="26E895F7" w14:textId="77777777" w:rsidTr="00785A0A">
        <w:trPr>
          <w:trHeight w:val="442"/>
        </w:trPr>
        <w:tc>
          <w:tcPr>
            <w:tcW w:w="1418" w:type="dxa"/>
            <w:shd w:val="clear" w:color="auto" w:fill="F2F2F2" w:themeFill="background1" w:themeFillShade="F2"/>
          </w:tcPr>
          <w:p w14:paraId="0B689BB2" w14:textId="74D42967" w:rsidR="00735C81" w:rsidRPr="0094332D" w:rsidRDefault="00735C81" w:rsidP="00231A96">
            <w:pPr>
              <w:spacing w:line="360" w:lineRule="auto"/>
              <w:jc w:val="left"/>
              <w:rPr>
                <w:b/>
                <w:bCs/>
                <w:szCs w:val="19"/>
              </w:rPr>
            </w:pPr>
            <w:r w:rsidRPr="0094332D">
              <w:rPr>
                <w:b/>
                <w:bCs/>
                <w:szCs w:val="19"/>
              </w:rPr>
              <w:t>§ 1</w:t>
            </w:r>
          </w:p>
        </w:tc>
        <w:tc>
          <w:tcPr>
            <w:tcW w:w="7904" w:type="dxa"/>
            <w:shd w:val="clear" w:color="auto" w:fill="F2F2F2" w:themeFill="background1" w:themeFillShade="F2"/>
          </w:tcPr>
          <w:p w14:paraId="4729BA9B" w14:textId="77777777" w:rsidR="00735C81" w:rsidRPr="0094332D" w:rsidRDefault="00735C81" w:rsidP="00D839B6">
            <w:pPr>
              <w:spacing w:line="360" w:lineRule="auto"/>
              <w:rPr>
                <w:b/>
                <w:bCs/>
                <w:szCs w:val="19"/>
              </w:rPr>
            </w:pPr>
            <w:r w:rsidRPr="0094332D">
              <w:rPr>
                <w:b/>
                <w:bCs/>
                <w:szCs w:val="19"/>
              </w:rPr>
              <w:t>Indledning, formål, medlemskab og hæftelse</w:t>
            </w:r>
          </w:p>
        </w:tc>
      </w:tr>
      <w:tr w:rsidR="00735C81" w:rsidRPr="006A47D7" w14:paraId="2886B7C7" w14:textId="77777777" w:rsidTr="00785A0A">
        <w:tc>
          <w:tcPr>
            <w:tcW w:w="1418" w:type="dxa"/>
          </w:tcPr>
          <w:p w14:paraId="43CDED69" w14:textId="0A454EDB" w:rsidR="00735C81" w:rsidRPr="0079470B" w:rsidRDefault="00735C81" w:rsidP="00231A96">
            <w:pPr>
              <w:spacing w:after="160" w:line="360" w:lineRule="auto"/>
              <w:jc w:val="left"/>
              <w:rPr>
                <w:szCs w:val="19"/>
              </w:rPr>
            </w:pPr>
            <w:r w:rsidRPr="0079470B">
              <w:rPr>
                <w:szCs w:val="19"/>
              </w:rPr>
              <w:t>§ 1, stk. 1</w:t>
            </w:r>
            <w:r w:rsidR="004B5742" w:rsidRPr="0079470B">
              <w:rPr>
                <w:szCs w:val="19"/>
              </w:rPr>
              <w:t>.</w:t>
            </w:r>
          </w:p>
          <w:p w14:paraId="4E19B653" w14:textId="77777777" w:rsidR="00735C81" w:rsidRPr="0079470B" w:rsidRDefault="00735C81" w:rsidP="00231A96">
            <w:pPr>
              <w:spacing w:after="160" w:line="360" w:lineRule="auto"/>
              <w:jc w:val="left"/>
              <w:rPr>
                <w:szCs w:val="19"/>
              </w:rPr>
            </w:pPr>
          </w:p>
        </w:tc>
        <w:tc>
          <w:tcPr>
            <w:tcW w:w="7904" w:type="dxa"/>
          </w:tcPr>
          <w:p w14:paraId="65026918" w14:textId="368C3A54" w:rsidR="00735C81" w:rsidRPr="0044214D" w:rsidRDefault="0044214D" w:rsidP="00D839B6">
            <w:pPr>
              <w:spacing w:after="160" w:line="360" w:lineRule="auto"/>
              <w:rPr>
                <w:szCs w:val="19"/>
              </w:rPr>
            </w:pPr>
            <w:r w:rsidRPr="004D338C">
              <w:rPr>
                <w:szCs w:val="19"/>
              </w:rPr>
              <w:t xml:space="preserve">Nærværende vedtægter regulerer forholdene i </w:t>
            </w:r>
            <w:r w:rsidR="006467CD" w:rsidRPr="004D338C">
              <w:rPr>
                <w:szCs w:val="19"/>
              </w:rPr>
              <w:t>e</w:t>
            </w:r>
            <w:r w:rsidRPr="004D338C">
              <w:rPr>
                <w:szCs w:val="19"/>
              </w:rPr>
              <w:t xml:space="preserve">jerforeningen og </w:t>
            </w:r>
            <w:r w:rsidR="009549EE">
              <w:rPr>
                <w:szCs w:val="19"/>
              </w:rPr>
              <w:t xml:space="preserve">indeholder </w:t>
            </w:r>
            <w:r w:rsidRPr="004D338C">
              <w:rPr>
                <w:szCs w:val="19"/>
              </w:rPr>
              <w:t>fravigelser fra Normalvedtægt af 18. juni 2020</w:t>
            </w:r>
            <w:r w:rsidR="009549EE">
              <w:rPr>
                <w:szCs w:val="19"/>
              </w:rPr>
              <w:t>. Vedtægterne</w:t>
            </w:r>
            <w:r w:rsidRPr="004D338C">
              <w:rPr>
                <w:szCs w:val="19"/>
              </w:rPr>
              <w:t xml:space="preserve"> vil være at tinglyse på </w:t>
            </w:r>
            <w:r w:rsidR="001307DB" w:rsidRPr="004D338C">
              <w:rPr>
                <w:szCs w:val="19"/>
              </w:rPr>
              <w:t>e</w:t>
            </w:r>
            <w:r w:rsidRPr="004D338C">
              <w:rPr>
                <w:szCs w:val="19"/>
              </w:rPr>
              <w:t>jendommen</w:t>
            </w:r>
            <w:r w:rsidR="001307DB" w:rsidRPr="004D338C">
              <w:rPr>
                <w:szCs w:val="19"/>
              </w:rPr>
              <w:t xml:space="preserve"> matr.nr. 195c Ebeltoft Bygrunde beliggende Strandvejen 10, 8400 Ebeltoft</w:t>
            </w:r>
            <w:r w:rsidR="009549EE">
              <w:rPr>
                <w:szCs w:val="19"/>
              </w:rPr>
              <w:t>, ejendomme der udstykkes herfra, samt på de ejerlejligheder</w:t>
            </w:r>
            <w:r w:rsidR="00474D75">
              <w:rPr>
                <w:szCs w:val="19"/>
              </w:rPr>
              <w:t xml:space="preserve"> ejendommen opdeles i</w:t>
            </w:r>
            <w:r w:rsidRPr="004D338C">
              <w:rPr>
                <w:szCs w:val="19"/>
              </w:rPr>
              <w:t>.</w:t>
            </w:r>
          </w:p>
        </w:tc>
      </w:tr>
      <w:tr w:rsidR="00143D64" w:rsidRPr="00C467BE" w14:paraId="3B64E18D" w14:textId="77777777" w:rsidTr="00785A0A">
        <w:tc>
          <w:tcPr>
            <w:tcW w:w="1418" w:type="dxa"/>
          </w:tcPr>
          <w:p w14:paraId="309406B3" w14:textId="1FEED38B" w:rsidR="0044214D" w:rsidRPr="0079470B" w:rsidRDefault="0044214D" w:rsidP="0044214D">
            <w:pPr>
              <w:spacing w:after="160" w:line="360" w:lineRule="auto"/>
              <w:jc w:val="left"/>
              <w:rPr>
                <w:szCs w:val="19"/>
              </w:rPr>
            </w:pPr>
            <w:r w:rsidRPr="0079470B">
              <w:rPr>
                <w:szCs w:val="19"/>
              </w:rPr>
              <w:t>§ 1, stk. 1A</w:t>
            </w:r>
            <w:r w:rsidR="004B5742" w:rsidRPr="0079470B">
              <w:rPr>
                <w:szCs w:val="19"/>
              </w:rPr>
              <w:t>.</w:t>
            </w:r>
          </w:p>
          <w:p w14:paraId="4F920032" w14:textId="50A82CA6" w:rsidR="00143D64" w:rsidRPr="0079470B" w:rsidRDefault="00143D64" w:rsidP="00231A96">
            <w:pPr>
              <w:spacing w:after="160" w:line="360" w:lineRule="auto"/>
              <w:jc w:val="left"/>
              <w:rPr>
                <w:szCs w:val="19"/>
              </w:rPr>
            </w:pPr>
          </w:p>
        </w:tc>
        <w:tc>
          <w:tcPr>
            <w:tcW w:w="7904" w:type="dxa"/>
          </w:tcPr>
          <w:p w14:paraId="2B0E6069" w14:textId="1E758A21" w:rsidR="0044214D" w:rsidRPr="00445991" w:rsidRDefault="0044214D" w:rsidP="0044214D">
            <w:pPr>
              <w:spacing w:after="160" w:line="360" w:lineRule="auto"/>
              <w:rPr>
                <w:szCs w:val="19"/>
              </w:rPr>
            </w:pPr>
            <w:r w:rsidRPr="00445991">
              <w:rPr>
                <w:szCs w:val="19"/>
              </w:rPr>
              <w:t xml:space="preserve">Ejerforeningens </w:t>
            </w:r>
            <w:r>
              <w:rPr>
                <w:szCs w:val="19"/>
              </w:rPr>
              <w:t xml:space="preserve">navn er </w:t>
            </w:r>
            <w:r w:rsidRPr="006A252D">
              <w:rPr>
                <w:szCs w:val="19"/>
              </w:rPr>
              <w:t>Ejerforeningen</w:t>
            </w:r>
            <w:r>
              <w:rPr>
                <w:szCs w:val="19"/>
              </w:rPr>
              <w:t xml:space="preserve"> </w:t>
            </w:r>
            <w:r w:rsidRPr="004D338C">
              <w:rPr>
                <w:szCs w:val="19"/>
              </w:rPr>
              <w:t>Ebeltoft Havnefront (herefter</w:t>
            </w:r>
            <w:r>
              <w:rPr>
                <w:szCs w:val="19"/>
              </w:rPr>
              <w:t xml:space="preserve"> ”</w:t>
            </w:r>
            <w:r w:rsidRPr="007E2332">
              <w:rPr>
                <w:b/>
                <w:bCs/>
                <w:szCs w:val="19"/>
              </w:rPr>
              <w:t>Ejerforeningen</w:t>
            </w:r>
            <w:r>
              <w:rPr>
                <w:szCs w:val="19"/>
              </w:rPr>
              <w:t xml:space="preserve">”), som omfatter ejendommen, ejerlejlighederne beliggende på samt bygninger og installationer på </w:t>
            </w:r>
            <w:r w:rsidRPr="00AE5177">
              <w:rPr>
                <w:szCs w:val="19"/>
              </w:rPr>
              <w:t>matr.nr. 195c Ebeltoft Bygrunde</w:t>
            </w:r>
            <w:r>
              <w:rPr>
                <w:szCs w:val="19"/>
              </w:rPr>
              <w:t xml:space="preserve"> (herefter ”</w:t>
            </w:r>
            <w:r w:rsidRPr="006A252D">
              <w:rPr>
                <w:b/>
                <w:bCs/>
                <w:szCs w:val="19"/>
              </w:rPr>
              <w:t>E</w:t>
            </w:r>
            <w:r w:rsidRPr="00E4316D">
              <w:rPr>
                <w:b/>
                <w:bCs/>
                <w:szCs w:val="19"/>
              </w:rPr>
              <w:t>jendommen</w:t>
            </w:r>
            <w:r>
              <w:rPr>
                <w:szCs w:val="19"/>
              </w:rPr>
              <w:t>”).</w:t>
            </w:r>
          </w:p>
          <w:p w14:paraId="619558E9" w14:textId="77777777" w:rsidR="0044214D" w:rsidRDefault="0044214D" w:rsidP="0044214D">
            <w:pPr>
              <w:spacing w:after="160" w:line="360" w:lineRule="auto"/>
              <w:rPr>
                <w:szCs w:val="19"/>
              </w:rPr>
            </w:pPr>
            <w:r w:rsidRPr="007A1164">
              <w:rPr>
                <w:szCs w:val="19"/>
              </w:rPr>
              <w:t xml:space="preserve">Ejerforeningen </w:t>
            </w:r>
            <w:r>
              <w:rPr>
                <w:szCs w:val="19"/>
              </w:rPr>
              <w:t xml:space="preserve">har hjemsted i </w:t>
            </w:r>
            <w:r w:rsidRPr="00AE5177">
              <w:rPr>
                <w:szCs w:val="19"/>
              </w:rPr>
              <w:t>Syddjurs</w:t>
            </w:r>
            <w:r>
              <w:rPr>
                <w:szCs w:val="19"/>
              </w:rPr>
              <w:t xml:space="preserve"> Kommune.</w:t>
            </w:r>
          </w:p>
          <w:p w14:paraId="1C94BE29" w14:textId="36F27CF0" w:rsidR="0044214D" w:rsidRPr="00793710" w:rsidRDefault="0044214D" w:rsidP="0044214D">
            <w:pPr>
              <w:spacing w:after="160" w:line="360" w:lineRule="auto"/>
              <w:rPr>
                <w:szCs w:val="19"/>
              </w:rPr>
            </w:pPr>
            <w:r w:rsidRPr="004B5E27">
              <w:rPr>
                <w:szCs w:val="19"/>
              </w:rPr>
              <w:t>Ejendommen er omfattet af Syddjurs Kommunes Lokalplan 321 – ”</w:t>
            </w:r>
            <w:r w:rsidRPr="004B5E27">
              <w:t>Centerområde og offentligt formål ved Strandvejen i Ebeltoft</w:t>
            </w:r>
            <w:r w:rsidRPr="004B5E27">
              <w:rPr>
                <w:szCs w:val="19"/>
              </w:rPr>
              <w:t>” (herefter ”</w:t>
            </w:r>
            <w:r w:rsidRPr="004B5E27">
              <w:rPr>
                <w:b/>
                <w:bCs/>
                <w:szCs w:val="19"/>
              </w:rPr>
              <w:t>Lokalplanen</w:t>
            </w:r>
            <w:r w:rsidRPr="004B5E27">
              <w:rPr>
                <w:szCs w:val="19"/>
              </w:rPr>
              <w:t xml:space="preserve">”) samt </w:t>
            </w:r>
            <w:r w:rsidRPr="004B5E27">
              <w:t>Kommuneplantillæg nr. 58 til Ebeltoft Kommuneplan 1997</w:t>
            </w:r>
            <w:r w:rsidR="00E665E0" w:rsidRPr="004B5E27">
              <w:t xml:space="preserve"> </w:t>
            </w:r>
            <w:r w:rsidR="00E665E0" w:rsidRPr="004B5E27">
              <w:rPr>
                <w:szCs w:val="19"/>
              </w:rPr>
              <w:t>(herefter ”</w:t>
            </w:r>
            <w:r w:rsidR="00E665E0" w:rsidRPr="004B5E27">
              <w:rPr>
                <w:b/>
                <w:bCs/>
              </w:rPr>
              <w:t>Kommuneplantillægget</w:t>
            </w:r>
            <w:r w:rsidR="00E665E0" w:rsidRPr="004B5E27">
              <w:t>”</w:t>
            </w:r>
            <w:r w:rsidR="00E665E0" w:rsidRPr="004B5E27">
              <w:rPr>
                <w:szCs w:val="19"/>
              </w:rPr>
              <w:t>)</w:t>
            </w:r>
            <w:r w:rsidRPr="004B5E27">
              <w:rPr>
                <w:szCs w:val="19"/>
              </w:rPr>
              <w:t>.</w:t>
            </w:r>
            <w:r w:rsidRPr="00793710">
              <w:rPr>
                <w:szCs w:val="19"/>
              </w:rPr>
              <w:t xml:space="preserve"> </w:t>
            </w:r>
          </w:p>
          <w:p w14:paraId="114FDADA" w14:textId="1CE27C06" w:rsidR="0044214D" w:rsidRDefault="0044214D" w:rsidP="0044214D">
            <w:pPr>
              <w:spacing w:after="160" w:line="360" w:lineRule="auto"/>
              <w:rPr>
                <w:szCs w:val="19"/>
              </w:rPr>
            </w:pPr>
            <w:r w:rsidRPr="00793710">
              <w:rPr>
                <w:szCs w:val="19"/>
              </w:rPr>
              <w:t xml:space="preserve">På Ejendommen opføres </w:t>
            </w:r>
            <w:r w:rsidRPr="00AE5177">
              <w:rPr>
                <w:szCs w:val="19"/>
              </w:rPr>
              <w:t>5</w:t>
            </w:r>
            <w:r>
              <w:rPr>
                <w:szCs w:val="19"/>
              </w:rPr>
              <w:t xml:space="preserve"> bygninger, som </w:t>
            </w:r>
            <w:r w:rsidRPr="00793710">
              <w:rPr>
                <w:szCs w:val="19"/>
              </w:rPr>
              <w:t>bestå</w:t>
            </w:r>
            <w:r>
              <w:rPr>
                <w:szCs w:val="19"/>
              </w:rPr>
              <w:t>r</w:t>
            </w:r>
            <w:r w:rsidRPr="00793710">
              <w:rPr>
                <w:szCs w:val="19"/>
              </w:rPr>
              <w:t xml:space="preserve"> af i alt</w:t>
            </w:r>
            <w:r w:rsidR="00DB04E2">
              <w:rPr>
                <w:szCs w:val="19"/>
              </w:rPr>
              <w:t xml:space="preserve"> 58</w:t>
            </w:r>
            <w:r w:rsidRPr="00793710">
              <w:rPr>
                <w:szCs w:val="19"/>
              </w:rPr>
              <w:t xml:space="preserve"> ejerlejligheder (herefter ”</w:t>
            </w:r>
            <w:r w:rsidRPr="00793710">
              <w:rPr>
                <w:b/>
                <w:bCs/>
                <w:szCs w:val="19"/>
              </w:rPr>
              <w:t>Ejerlejlighederne</w:t>
            </w:r>
            <w:r w:rsidRPr="00793710">
              <w:rPr>
                <w:szCs w:val="19"/>
              </w:rPr>
              <w:t xml:space="preserve">”), </w:t>
            </w:r>
            <w:r>
              <w:rPr>
                <w:szCs w:val="19"/>
              </w:rPr>
              <w:t xml:space="preserve">som alle </w:t>
            </w:r>
            <w:r w:rsidRPr="00793710">
              <w:rPr>
                <w:szCs w:val="19"/>
              </w:rPr>
              <w:t>vil blive anvendt til beboelse</w:t>
            </w:r>
            <w:r>
              <w:rPr>
                <w:szCs w:val="19"/>
              </w:rPr>
              <w:t>.</w:t>
            </w:r>
          </w:p>
          <w:p w14:paraId="2F1E6065" w14:textId="68F3D93A" w:rsidR="00143D64" w:rsidRPr="00C467BE" w:rsidRDefault="0044214D" w:rsidP="0044214D">
            <w:pPr>
              <w:spacing w:after="160" w:line="360" w:lineRule="auto"/>
              <w:rPr>
                <w:szCs w:val="19"/>
              </w:rPr>
            </w:pPr>
            <w:r>
              <w:rPr>
                <w:szCs w:val="19"/>
              </w:rPr>
              <w:t>Ejerlejlighederne nr. 1-</w:t>
            </w:r>
            <w:r w:rsidR="00DB04E2">
              <w:rPr>
                <w:szCs w:val="19"/>
              </w:rPr>
              <w:t>58</w:t>
            </w:r>
            <w:r w:rsidRPr="00793710">
              <w:rPr>
                <w:szCs w:val="19"/>
              </w:rPr>
              <w:t xml:space="preserve"> udgør tilsammen den endelige ejerforening.                                 </w:t>
            </w:r>
          </w:p>
        </w:tc>
      </w:tr>
      <w:tr w:rsidR="0044214D" w:rsidRPr="00C467BE" w14:paraId="42606696" w14:textId="77777777" w:rsidTr="00785A0A">
        <w:tc>
          <w:tcPr>
            <w:tcW w:w="1418" w:type="dxa"/>
          </w:tcPr>
          <w:p w14:paraId="541DF4E8" w14:textId="283646E0" w:rsidR="0044214D" w:rsidRPr="0079470B" w:rsidRDefault="0044214D" w:rsidP="0044214D">
            <w:pPr>
              <w:spacing w:after="160" w:line="360" w:lineRule="auto"/>
              <w:jc w:val="left"/>
              <w:rPr>
                <w:szCs w:val="19"/>
              </w:rPr>
            </w:pPr>
            <w:r w:rsidRPr="0079470B">
              <w:rPr>
                <w:szCs w:val="19"/>
              </w:rPr>
              <w:t>§ 1, stk. 2</w:t>
            </w:r>
            <w:r w:rsidR="004B5742" w:rsidRPr="0079470B">
              <w:rPr>
                <w:szCs w:val="19"/>
              </w:rPr>
              <w:t>.</w:t>
            </w:r>
          </w:p>
        </w:tc>
        <w:tc>
          <w:tcPr>
            <w:tcW w:w="7904" w:type="dxa"/>
          </w:tcPr>
          <w:p w14:paraId="1C49481E" w14:textId="51883CE3" w:rsidR="0044214D" w:rsidRPr="00C467BE" w:rsidRDefault="0044214D" w:rsidP="0044214D">
            <w:pPr>
              <w:spacing w:after="160" w:line="360" w:lineRule="auto"/>
              <w:rPr>
                <w:szCs w:val="19"/>
              </w:rPr>
            </w:pPr>
            <w:r w:rsidRPr="00C467BE">
              <w:rPr>
                <w:szCs w:val="19"/>
              </w:rPr>
              <w:t>Ejerforeningens formål er at administrere den fælles ejendom og øvrige fællesanliggender for ejerne af ejerlejlighederne i foreningen.</w:t>
            </w:r>
          </w:p>
        </w:tc>
      </w:tr>
      <w:tr w:rsidR="0044214D" w:rsidRPr="00C467BE" w14:paraId="386EB346" w14:textId="77777777" w:rsidTr="00785A0A">
        <w:tc>
          <w:tcPr>
            <w:tcW w:w="1418" w:type="dxa"/>
          </w:tcPr>
          <w:p w14:paraId="66F3639B" w14:textId="4549CEE0" w:rsidR="0044214D" w:rsidRPr="0079470B" w:rsidRDefault="0044214D" w:rsidP="0044214D">
            <w:pPr>
              <w:spacing w:after="160" w:line="360" w:lineRule="auto"/>
              <w:jc w:val="left"/>
              <w:rPr>
                <w:szCs w:val="19"/>
              </w:rPr>
            </w:pPr>
            <w:r w:rsidRPr="0079470B">
              <w:rPr>
                <w:szCs w:val="19"/>
              </w:rPr>
              <w:t>§ 1, stk. 2A</w:t>
            </w:r>
            <w:r w:rsidR="004B5742" w:rsidRPr="0079470B">
              <w:rPr>
                <w:szCs w:val="19"/>
              </w:rPr>
              <w:t>.</w:t>
            </w:r>
          </w:p>
        </w:tc>
        <w:tc>
          <w:tcPr>
            <w:tcW w:w="7904" w:type="dxa"/>
          </w:tcPr>
          <w:p w14:paraId="224C2485" w14:textId="77777777" w:rsidR="0044214D" w:rsidRPr="001A41ED" w:rsidRDefault="0044214D" w:rsidP="0044214D">
            <w:pPr>
              <w:spacing w:after="160" w:line="360" w:lineRule="auto"/>
              <w:rPr>
                <w:szCs w:val="19"/>
              </w:rPr>
            </w:pPr>
            <w:r w:rsidRPr="001A41ED">
              <w:rPr>
                <w:szCs w:val="19"/>
              </w:rPr>
              <w:t>Ejerforeningens formål er ud over det i stk. 2 anførte:</w:t>
            </w:r>
          </w:p>
          <w:p w14:paraId="1CA0A1DE" w14:textId="779F19EA" w:rsidR="00AC58D5" w:rsidRDefault="0044214D" w:rsidP="00AC58D5">
            <w:pPr>
              <w:spacing w:after="160" w:line="360" w:lineRule="auto"/>
              <w:rPr>
                <w:szCs w:val="19"/>
              </w:rPr>
            </w:pPr>
            <w:r w:rsidRPr="00F5025F">
              <w:rPr>
                <w:szCs w:val="19"/>
                <w:u w:val="single"/>
              </w:rPr>
              <w:t>at</w:t>
            </w:r>
            <w:r w:rsidRPr="001A41ED">
              <w:rPr>
                <w:szCs w:val="19"/>
              </w:rPr>
              <w:t xml:space="preserve"> </w:t>
            </w:r>
            <w:r w:rsidR="00AC58D5" w:rsidRPr="001A41ED">
              <w:rPr>
                <w:szCs w:val="19"/>
              </w:rPr>
              <w:t>administrere, vedligeholde og</w:t>
            </w:r>
            <w:r w:rsidR="00AC58D5">
              <w:rPr>
                <w:szCs w:val="19"/>
              </w:rPr>
              <w:t xml:space="preserve"> </w:t>
            </w:r>
            <w:r w:rsidR="00AC58D5" w:rsidRPr="001A41ED">
              <w:rPr>
                <w:szCs w:val="19"/>
              </w:rPr>
              <w:t xml:space="preserve">drive </w:t>
            </w:r>
            <w:r w:rsidR="00AC58D5">
              <w:rPr>
                <w:szCs w:val="19"/>
              </w:rPr>
              <w:t>E</w:t>
            </w:r>
            <w:r w:rsidR="00AC58D5" w:rsidRPr="001A41ED">
              <w:rPr>
                <w:szCs w:val="19"/>
              </w:rPr>
              <w:t>jendommen samt de herpå opførte bygninger med</w:t>
            </w:r>
            <w:r w:rsidR="00AC58D5">
              <w:rPr>
                <w:szCs w:val="19"/>
              </w:rPr>
              <w:t xml:space="preserve"> </w:t>
            </w:r>
            <w:r w:rsidR="00AC58D5" w:rsidRPr="001A41ED">
              <w:rPr>
                <w:szCs w:val="19"/>
              </w:rPr>
              <w:t>tilhørende fællesarealer</w:t>
            </w:r>
            <w:r w:rsidR="00AC58D5">
              <w:rPr>
                <w:szCs w:val="19"/>
              </w:rPr>
              <w:t xml:space="preserve"> </w:t>
            </w:r>
            <w:r w:rsidR="003F33CB">
              <w:rPr>
                <w:szCs w:val="19"/>
              </w:rPr>
              <w:t xml:space="preserve">på en god og forsvarlig måde </w:t>
            </w:r>
            <w:r w:rsidR="00AC58D5" w:rsidRPr="001A41ED">
              <w:rPr>
                <w:szCs w:val="19"/>
              </w:rPr>
              <w:t>for så vidt pligten hertil påhviler</w:t>
            </w:r>
            <w:r w:rsidR="00AC58D5">
              <w:rPr>
                <w:szCs w:val="19"/>
              </w:rPr>
              <w:t xml:space="preserve"> E</w:t>
            </w:r>
            <w:r w:rsidR="00AC58D5" w:rsidRPr="001A41ED">
              <w:rPr>
                <w:szCs w:val="19"/>
              </w:rPr>
              <w:t>jerforeningen som et fælles anliggende</w:t>
            </w:r>
            <w:r w:rsidR="00AC58D5">
              <w:rPr>
                <w:szCs w:val="19"/>
              </w:rPr>
              <w:t>.</w:t>
            </w:r>
          </w:p>
          <w:p w14:paraId="4F677CFC" w14:textId="7FED6276" w:rsidR="0044214D" w:rsidRPr="0063598A" w:rsidRDefault="0044214D" w:rsidP="0044214D">
            <w:pPr>
              <w:spacing w:after="160" w:line="360" w:lineRule="auto"/>
              <w:rPr>
                <w:szCs w:val="19"/>
              </w:rPr>
            </w:pPr>
            <w:r w:rsidRPr="004B5E27">
              <w:rPr>
                <w:szCs w:val="19"/>
                <w:u w:val="single"/>
              </w:rPr>
              <w:t xml:space="preserve">at </w:t>
            </w:r>
            <w:r w:rsidRPr="004B5E27">
              <w:rPr>
                <w:szCs w:val="19"/>
              </w:rPr>
              <w:t>varetage medlemmernes fælles interesser i forbindelse med medlemskab af</w:t>
            </w:r>
            <w:r w:rsidR="0063598A" w:rsidRPr="004B5E27">
              <w:rPr>
                <w:szCs w:val="19"/>
              </w:rPr>
              <w:t xml:space="preserve"> en i henhold til </w:t>
            </w:r>
            <w:r w:rsidR="00470D50" w:rsidRPr="004B5E27">
              <w:rPr>
                <w:szCs w:val="19"/>
              </w:rPr>
              <w:t xml:space="preserve">§ 12 i </w:t>
            </w:r>
            <w:r w:rsidR="0063598A" w:rsidRPr="004B5E27">
              <w:rPr>
                <w:szCs w:val="19"/>
              </w:rPr>
              <w:t>Lokalplanen eventuelt oprettet g</w:t>
            </w:r>
            <w:r w:rsidRPr="004B5E27">
              <w:rPr>
                <w:szCs w:val="19"/>
              </w:rPr>
              <w:t>rundejerforening (herefter ”</w:t>
            </w:r>
            <w:r w:rsidRPr="004B5E27">
              <w:rPr>
                <w:b/>
                <w:bCs/>
                <w:szCs w:val="19"/>
              </w:rPr>
              <w:t>Grundejerforeningen</w:t>
            </w:r>
            <w:r w:rsidRPr="004B5E27">
              <w:rPr>
                <w:szCs w:val="19"/>
              </w:rPr>
              <w:t>”)</w:t>
            </w:r>
            <w:r w:rsidR="00E1110F" w:rsidRPr="004B5E27">
              <w:rPr>
                <w:szCs w:val="19"/>
              </w:rPr>
              <w:t xml:space="preserve"> s</w:t>
            </w:r>
            <w:r w:rsidRPr="004B5E27">
              <w:rPr>
                <w:szCs w:val="19"/>
              </w:rPr>
              <w:t>amt eventuelle</w:t>
            </w:r>
            <w:r w:rsidRPr="000278F0">
              <w:rPr>
                <w:szCs w:val="19"/>
              </w:rPr>
              <w:t xml:space="preserve"> andre foreninger og laug mv., samt at opkræve </w:t>
            </w:r>
            <w:r w:rsidR="00DC5F77" w:rsidRPr="000278F0">
              <w:rPr>
                <w:szCs w:val="19"/>
              </w:rPr>
              <w:t xml:space="preserve">eventuelle </w:t>
            </w:r>
            <w:r w:rsidRPr="000278F0">
              <w:rPr>
                <w:szCs w:val="19"/>
              </w:rPr>
              <w:t>bidrag til Grundejerforeningens administration, drift, renholdelse, vedligeholdelse og fornyelse af fællesarealer m.v. indenfor Grundejerforeningens område og i henhold til vedtægterne for Grundejerforeningen.</w:t>
            </w:r>
          </w:p>
          <w:p w14:paraId="5032C170" w14:textId="77777777" w:rsidR="0044214D" w:rsidRPr="00F5025F" w:rsidRDefault="0044214D" w:rsidP="0044214D">
            <w:pPr>
              <w:spacing w:after="160" w:line="360" w:lineRule="auto"/>
              <w:rPr>
                <w:szCs w:val="19"/>
              </w:rPr>
            </w:pPr>
            <w:r w:rsidRPr="00B1009C">
              <w:rPr>
                <w:szCs w:val="19"/>
                <w:u w:val="single"/>
              </w:rPr>
              <w:lastRenderedPageBreak/>
              <w:t>at</w:t>
            </w:r>
            <w:r w:rsidRPr="00F5025F">
              <w:rPr>
                <w:szCs w:val="19"/>
              </w:rPr>
              <w:t xml:space="preserve"> repræsentere medlemmerne overfor offentlige</w:t>
            </w:r>
            <w:r>
              <w:rPr>
                <w:szCs w:val="19"/>
              </w:rPr>
              <w:t xml:space="preserve"> </w:t>
            </w:r>
            <w:r w:rsidRPr="00F5025F">
              <w:rPr>
                <w:szCs w:val="19"/>
              </w:rPr>
              <w:t xml:space="preserve">myndigheder m.v. i sager, der vedrører </w:t>
            </w:r>
            <w:r>
              <w:rPr>
                <w:szCs w:val="19"/>
              </w:rPr>
              <w:t>E</w:t>
            </w:r>
            <w:r w:rsidRPr="00F5025F">
              <w:rPr>
                <w:szCs w:val="19"/>
              </w:rPr>
              <w:t>jerforeningen,</w:t>
            </w:r>
          </w:p>
          <w:p w14:paraId="4633C31F" w14:textId="2F64E9F3" w:rsidR="0044214D" w:rsidRDefault="0044214D" w:rsidP="0044214D">
            <w:pPr>
              <w:spacing w:after="160" w:line="360" w:lineRule="auto"/>
              <w:rPr>
                <w:szCs w:val="19"/>
              </w:rPr>
            </w:pPr>
            <w:r w:rsidRPr="00B1009C">
              <w:rPr>
                <w:szCs w:val="19"/>
                <w:u w:val="single"/>
              </w:rPr>
              <w:t>at</w:t>
            </w:r>
            <w:r w:rsidRPr="00F5025F">
              <w:rPr>
                <w:szCs w:val="19"/>
              </w:rPr>
              <w:t xml:space="preserve"> indkalde de enkelte medlemmer til 1- og 5-års</w:t>
            </w:r>
            <w:r>
              <w:rPr>
                <w:szCs w:val="19"/>
              </w:rPr>
              <w:t xml:space="preserve"> </w:t>
            </w:r>
            <w:r w:rsidRPr="00F5025F">
              <w:rPr>
                <w:szCs w:val="19"/>
              </w:rPr>
              <w:t>gennemgang med entreprenøren, der har opført</w:t>
            </w:r>
            <w:r>
              <w:rPr>
                <w:szCs w:val="19"/>
              </w:rPr>
              <w:t xml:space="preserve"> E</w:t>
            </w:r>
            <w:r w:rsidRPr="00F5025F">
              <w:rPr>
                <w:szCs w:val="19"/>
              </w:rPr>
              <w:t xml:space="preserve">jendommen, </w:t>
            </w:r>
            <w:r w:rsidRPr="00DC35C1">
              <w:rPr>
                <w:szCs w:val="19"/>
              </w:rPr>
              <w:t xml:space="preserve">samt koordinere disse gennemgange med medlemmerne af Grundejerforeningen </w:t>
            </w:r>
            <w:bookmarkStart w:id="2" w:name="_Hlk111731381"/>
            <w:r w:rsidR="000278F0" w:rsidRPr="00DC35C1">
              <w:rPr>
                <w:szCs w:val="19"/>
              </w:rPr>
              <w:t>(såfremt Grundejerforeningen oprettes</w:t>
            </w:r>
            <w:r w:rsidR="00A836C1" w:rsidRPr="00DC35C1">
              <w:rPr>
                <w:szCs w:val="19"/>
              </w:rPr>
              <w:t>, jf. Lokalplanens § 12</w:t>
            </w:r>
            <w:r w:rsidR="000278F0" w:rsidRPr="00DC35C1">
              <w:rPr>
                <w:szCs w:val="19"/>
              </w:rPr>
              <w:t xml:space="preserve">) </w:t>
            </w:r>
            <w:bookmarkEnd w:id="2"/>
            <w:r w:rsidRPr="00DC35C1">
              <w:rPr>
                <w:szCs w:val="19"/>
              </w:rPr>
              <w:t>og entreprenøren, og på medlemmernes</w:t>
            </w:r>
            <w:r w:rsidRPr="00F5025F">
              <w:rPr>
                <w:szCs w:val="19"/>
              </w:rPr>
              <w:t xml:space="preserve"> vegne deltage i disse gennemgange for så</w:t>
            </w:r>
            <w:r>
              <w:rPr>
                <w:szCs w:val="19"/>
              </w:rPr>
              <w:t xml:space="preserve"> </w:t>
            </w:r>
            <w:r w:rsidRPr="00F5025F">
              <w:rPr>
                <w:szCs w:val="19"/>
              </w:rPr>
              <w:t>vidt angår fællesarealer, samt</w:t>
            </w:r>
            <w:r>
              <w:rPr>
                <w:szCs w:val="19"/>
              </w:rPr>
              <w:t xml:space="preserve"> </w:t>
            </w:r>
          </w:p>
          <w:p w14:paraId="4AD16982" w14:textId="77777777" w:rsidR="0044214D" w:rsidRDefault="0044214D" w:rsidP="0044214D">
            <w:pPr>
              <w:spacing w:after="160" w:line="360" w:lineRule="auto"/>
              <w:rPr>
                <w:szCs w:val="19"/>
              </w:rPr>
            </w:pPr>
            <w:r w:rsidRPr="00A02AEF">
              <w:rPr>
                <w:szCs w:val="19"/>
                <w:u w:val="single"/>
              </w:rPr>
              <w:t>at</w:t>
            </w:r>
            <w:r w:rsidRPr="00BA3219">
              <w:rPr>
                <w:szCs w:val="19"/>
              </w:rPr>
              <w:t xml:space="preserve"> </w:t>
            </w:r>
            <w:r w:rsidRPr="00F5025F">
              <w:rPr>
                <w:szCs w:val="19"/>
              </w:rPr>
              <w:t>sikre overholdelsen af disse vedtægter i forhold til</w:t>
            </w:r>
            <w:r>
              <w:rPr>
                <w:szCs w:val="19"/>
              </w:rPr>
              <w:t xml:space="preserve"> </w:t>
            </w:r>
            <w:r w:rsidRPr="00F5025F">
              <w:rPr>
                <w:szCs w:val="19"/>
              </w:rPr>
              <w:t>medlemmerne.</w:t>
            </w:r>
          </w:p>
          <w:p w14:paraId="22412680" w14:textId="5EC9739F" w:rsidR="0044214D" w:rsidRPr="00C467BE" w:rsidRDefault="0044214D" w:rsidP="0044214D">
            <w:pPr>
              <w:spacing w:after="160" w:line="360" w:lineRule="auto"/>
              <w:rPr>
                <w:szCs w:val="19"/>
              </w:rPr>
            </w:pPr>
            <w:r w:rsidRPr="001A41ED">
              <w:rPr>
                <w:szCs w:val="19"/>
              </w:rPr>
              <w:t>Ejerforeningen er således blandt andet berettiget og forpligtet til i overensstemmelse med nærværende vedtægter at opkræve fællesbidrag</w:t>
            </w:r>
            <w:r>
              <w:rPr>
                <w:szCs w:val="19"/>
              </w:rPr>
              <w:t xml:space="preserve"> til realisering af Ejerforeningens formål. Ejerforeningen er videre berettiget og forpligtet til at</w:t>
            </w:r>
            <w:r w:rsidRPr="001A41ED">
              <w:rPr>
                <w:szCs w:val="19"/>
              </w:rPr>
              <w:t xml:space="preserve"> betale fællesudgifter, tegne sædvanlige forsikringer, sørge for Ejendommens administration, drift, herunder renholdelse, vedligeholdelse og fornyelse, i det omfang sådanne foranstaltninger må anses for påkrævet for at sikre, at Ejendommen kan opretholdes i det kvalitetsniveau, som etableringen sker i, samt at sørge for, at ro og orden opretholdes i og på Ejendommen.</w:t>
            </w:r>
          </w:p>
        </w:tc>
      </w:tr>
      <w:tr w:rsidR="0044214D" w:rsidRPr="00C467BE" w14:paraId="1AB21640" w14:textId="77777777" w:rsidTr="00785A0A">
        <w:tc>
          <w:tcPr>
            <w:tcW w:w="1418" w:type="dxa"/>
          </w:tcPr>
          <w:p w14:paraId="5DFF2FC8" w14:textId="3B923680" w:rsidR="0044214D" w:rsidRPr="0094332D" w:rsidRDefault="0044214D" w:rsidP="0044214D">
            <w:pPr>
              <w:spacing w:after="160" w:line="360" w:lineRule="auto"/>
              <w:jc w:val="left"/>
              <w:rPr>
                <w:szCs w:val="19"/>
              </w:rPr>
            </w:pPr>
            <w:r>
              <w:rPr>
                <w:szCs w:val="19"/>
              </w:rPr>
              <w:lastRenderedPageBreak/>
              <w:t>§ 1, stk. 3</w:t>
            </w:r>
            <w:r w:rsidR="004B5742">
              <w:rPr>
                <w:szCs w:val="19"/>
              </w:rPr>
              <w:t>.</w:t>
            </w:r>
          </w:p>
        </w:tc>
        <w:tc>
          <w:tcPr>
            <w:tcW w:w="7904" w:type="dxa"/>
          </w:tcPr>
          <w:p w14:paraId="21D8F169" w14:textId="3D0C4534" w:rsidR="0044214D" w:rsidRPr="001A41ED" w:rsidRDefault="0044214D" w:rsidP="0044214D">
            <w:pPr>
              <w:spacing w:after="160" w:line="360" w:lineRule="auto"/>
              <w:rPr>
                <w:szCs w:val="19"/>
              </w:rPr>
            </w:pPr>
            <w:r w:rsidRPr="0094332D">
              <w:rPr>
                <w:szCs w:val="19"/>
              </w:rPr>
              <w:t xml:space="preserve">Medlemmer af ejerforeningen er de til enhver tid værende ejere med tinglyst adkomst til en ejerlejlighed i foreningen. Ved ejerskifte overgår medlemsskabet på den aftalte overtagelsesdag, selv om ejerskifte endnu ikke er tinglyst. Ved anden overgang, herunder bobehandling, brugspant og arv, overgår </w:t>
            </w:r>
            <w:r>
              <w:rPr>
                <w:szCs w:val="19"/>
              </w:rPr>
              <w:t>m</w:t>
            </w:r>
            <w:r w:rsidRPr="0094332D">
              <w:rPr>
                <w:szCs w:val="19"/>
              </w:rPr>
              <w:t>edlemsskabet på tidspunktet for overgangen af ejerbeføjelserne.</w:t>
            </w:r>
          </w:p>
        </w:tc>
      </w:tr>
      <w:tr w:rsidR="0044214D" w:rsidRPr="00C467BE" w14:paraId="2E32C1EE" w14:textId="77777777" w:rsidTr="00785A0A">
        <w:tc>
          <w:tcPr>
            <w:tcW w:w="1418" w:type="dxa"/>
          </w:tcPr>
          <w:p w14:paraId="2069FAB8" w14:textId="73419F25" w:rsidR="0044214D" w:rsidRDefault="0044214D" w:rsidP="0044214D">
            <w:pPr>
              <w:spacing w:after="160" w:line="360" w:lineRule="auto"/>
              <w:jc w:val="left"/>
              <w:rPr>
                <w:szCs w:val="19"/>
              </w:rPr>
            </w:pPr>
            <w:r w:rsidRPr="0079470B">
              <w:rPr>
                <w:szCs w:val="19"/>
              </w:rPr>
              <w:t>§ 1, stk. 3A</w:t>
            </w:r>
            <w:r w:rsidR="004B5742" w:rsidRPr="0079470B">
              <w:rPr>
                <w:szCs w:val="19"/>
              </w:rPr>
              <w:t>.</w:t>
            </w:r>
          </w:p>
        </w:tc>
        <w:tc>
          <w:tcPr>
            <w:tcW w:w="7904" w:type="dxa"/>
          </w:tcPr>
          <w:p w14:paraId="62B6C9D3" w14:textId="1CB8E403" w:rsidR="0044214D" w:rsidRPr="001A41ED" w:rsidRDefault="0044214D" w:rsidP="0044214D">
            <w:pPr>
              <w:spacing w:after="160" w:line="360" w:lineRule="auto"/>
              <w:rPr>
                <w:szCs w:val="19"/>
              </w:rPr>
            </w:pPr>
            <w:r w:rsidRPr="001A41ED">
              <w:rPr>
                <w:szCs w:val="19"/>
              </w:rPr>
              <w:t>Ved Ejendommens opdeling i yderligere ejerlejligheder eller videreopdeling af eksisterende ejerlejligheder indgår ejerne af disse nye ejerlejligheder som pligtmæssige medlemmer af Ejerforeningen.</w:t>
            </w:r>
          </w:p>
          <w:p w14:paraId="196980F1" w14:textId="77777777" w:rsidR="0044214D" w:rsidRPr="001A41ED" w:rsidRDefault="0044214D" w:rsidP="0044214D">
            <w:pPr>
              <w:spacing w:after="160" w:line="360" w:lineRule="auto"/>
              <w:rPr>
                <w:szCs w:val="19"/>
              </w:rPr>
            </w:pPr>
            <w:r>
              <w:rPr>
                <w:szCs w:val="19"/>
              </w:rPr>
              <w:t>Et</w:t>
            </w:r>
            <w:r w:rsidRPr="001A41ED">
              <w:rPr>
                <w:szCs w:val="19"/>
              </w:rPr>
              <w:t xml:space="preserve"> ny</w:t>
            </w:r>
            <w:r>
              <w:rPr>
                <w:szCs w:val="19"/>
              </w:rPr>
              <w:t>t</w:t>
            </w:r>
            <w:r w:rsidRPr="001A41ED">
              <w:rPr>
                <w:szCs w:val="19"/>
              </w:rPr>
              <w:t xml:space="preserve"> medlem kan udøve stemmeretten, når Ejerforeningen </w:t>
            </w:r>
            <w:r>
              <w:rPr>
                <w:szCs w:val="19"/>
              </w:rPr>
              <w:t xml:space="preserve">(ved bestyrelse eller administrator) </w:t>
            </w:r>
            <w:r w:rsidRPr="001A41ED">
              <w:rPr>
                <w:szCs w:val="19"/>
              </w:rPr>
              <w:t>har modtaget underretning om ejerskiftet af en ejerlejlighed og dokumentation herfor, dog tidligst fra overtagelsesdagen for ejerlejligheden.</w:t>
            </w:r>
          </w:p>
          <w:p w14:paraId="7F84567E" w14:textId="77777777" w:rsidR="0044214D" w:rsidRPr="001A41ED" w:rsidRDefault="0044214D" w:rsidP="0044214D">
            <w:pPr>
              <w:spacing w:after="160" w:line="360" w:lineRule="auto"/>
              <w:rPr>
                <w:szCs w:val="19"/>
              </w:rPr>
            </w:pPr>
            <w:r w:rsidRPr="001A41ED">
              <w:rPr>
                <w:szCs w:val="19"/>
              </w:rPr>
              <w:t>Et tidligere medlemskab af Ejerforeningen ophører samtidig med det nye medlems indtræden, men det tidligere medlems forpligtelser over for Ejerforeningen ophører dog tidligst, når det nye medlems skøde er tinglyst endeligt uden præjudicerende retsanmærkninger, og når samtlige forpligtelser og eventuelle restancer over for Ejerforeningen pr. overtagelsesdagen er opfyldt og betalt.</w:t>
            </w:r>
          </w:p>
          <w:p w14:paraId="1CC43505" w14:textId="12F721C7" w:rsidR="0044214D" w:rsidRPr="0094332D" w:rsidRDefault="0044214D" w:rsidP="0044214D">
            <w:pPr>
              <w:spacing w:after="160" w:line="360" w:lineRule="auto"/>
              <w:rPr>
                <w:szCs w:val="19"/>
              </w:rPr>
            </w:pPr>
            <w:r w:rsidRPr="001A41ED">
              <w:rPr>
                <w:szCs w:val="19"/>
              </w:rPr>
              <w:t xml:space="preserve">Den til enhver tid værende ejer af en ejerlejlighed indtræder som pligtmæssigt medlem af Ejerforeningen i den tidligere ejers rettigheder og forpligtelser over for Ejerforeningen </w:t>
            </w:r>
            <w:r w:rsidRPr="001A41ED">
              <w:rPr>
                <w:szCs w:val="19"/>
              </w:rPr>
              <w:lastRenderedPageBreak/>
              <w:t>og hæfter således blandt andet for den tidligere ejers medlemsrestancer til Ejerforeningen af enhver art og til enhver tid.</w:t>
            </w:r>
          </w:p>
        </w:tc>
      </w:tr>
      <w:tr w:rsidR="0044214D" w:rsidRPr="00C467BE" w14:paraId="5BD6B28F" w14:textId="77777777" w:rsidTr="00785A0A">
        <w:tc>
          <w:tcPr>
            <w:tcW w:w="1418" w:type="dxa"/>
          </w:tcPr>
          <w:p w14:paraId="064D55F9" w14:textId="378335B2" w:rsidR="0044214D" w:rsidRDefault="0044214D" w:rsidP="0044214D">
            <w:pPr>
              <w:spacing w:after="160" w:line="360" w:lineRule="auto"/>
              <w:jc w:val="left"/>
              <w:rPr>
                <w:szCs w:val="19"/>
              </w:rPr>
            </w:pPr>
            <w:r w:rsidRPr="0079470B">
              <w:rPr>
                <w:szCs w:val="19"/>
              </w:rPr>
              <w:lastRenderedPageBreak/>
              <w:t>§ 1, stk. 3B</w:t>
            </w:r>
            <w:r w:rsidR="004B5742" w:rsidRPr="0079470B">
              <w:rPr>
                <w:szCs w:val="19"/>
              </w:rPr>
              <w:t>.</w:t>
            </w:r>
          </w:p>
        </w:tc>
        <w:tc>
          <w:tcPr>
            <w:tcW w:w="7904" w:type="dxa"/>
          </w:tcPr>
          <w:p w14:paraId="5FE7D4AC" w14:textId="78A605C9" w:rsidR="0044214D" w:rsidRPr="001A41ED" w:rsidRDefault="0044214D" w:rsidP="0044214D">
            <w:pPr>
              <w:spacing w:after="160" w:line="360" w:lineRule="auto"/>
              <w:rPr>
                <w:szCs w:val="19"/>
              </w:rPr>
            </w:pPr>
            <w:r w:rsidRPr="00425523">
              <w:rPr>
                <w:szCs w:val="19"/>
              </w:rPr>
              <w:t>Såfremt en ejerlejlighed ejes af flere ejere i forening, kan</w:t>
            </w:r>
            <w:r>
              <w:rPr>
                <w:szCs w:val="19"/>
              </w:rPr>
              <w:t xml:space="preserve"> </w:t>
            </w:r>
            <w:r w:rsidRPr="00425523">
              <w:rPr>
                <w:szCs w:val="19"/>
              </w:rPr>
              <w:t>sådanne ejere kun udnytte deres medlemsrettigheder under</w:t>
            </w:r>
            <w:r>
              <w:rPr>
                <w:szCs w:val="19"/>
              </w:rPr>
              <w:t xml:space="preserve"> </w:t>
            </w:r>
            <w:r w:rsidRPr="00425523">
              <w:rPr>
                <w:szCs w:val="19"/>
              </w:rPr>
              <w:t xml:space="preserve">ét og vil i alle relationer i forhold til </w:t>
            </w:r>
            <w:r>
              <w:rPr>
                <w:szCs w:val="19"/>
              </w:rPr>
              <w:t>E</w:t>
            </w:r>
            <w:r w:rsidRPr="00425523">
              <w:rPr>
                <w:szCs w:val="19"/>
              </w:rPr>
              <w:t>jerforeningen blive</w:t>
            </w:r>
            <w:r>
              <w:rPr>
                <w:szCs w:val="19"/>
              </w:rPr>
              <w:t xml:space="preserve"> </w:t>
            </w:r>
            <w:r w:rsidRPr="00425523">
              <w:rPr>
                <w:szCs w:val="19"/>
              </w:rPr>
              <w:t>betragtet som ét medlem.</w:t>
            </w:r>
          </w:p>
        </w:tc>
      </w:tr>
      <w:tr w:rsidR="0044214D" w:rsidRPr="00C467BE" w14:paraId="05D2D922" w14:textId="77777777" w:rsidTr="00785A0A">
        <w:tc>
          <w:tcPr>
            <w:tcW w:w="1418" w:type="dxa"/>
          </w:tcPr>
          <w:p w14:paraId="79ECD8AF" w14:textId="3FAFACD4" w:rsidR="0044214D" w:rsidRDefault="0044214D" w:rsidP="0044214D">
            <w:pPr>
              <w:spacing w:after="160" w:line="360" w:lineRule="auto"/>
              <w:jc w:val="left"/>
              <w:rPr>
                <w:szCs w:val="19"/>
              </w:rPr>
            </w:pPr>
            <w:r>
              <w:rPr>
                <w:szCs w:val="19"/>
              </w:rPr>
              <w:t>§ 1, stk. 4</w:t>
            </w:r>
            <w:r w:rsidR="004B5742">
              <w:rPr>
                <w:szCs w:val="19"/>
              </w:rPr>
              <w:t>.</w:t>
            </w:r>
          </w:p>
        </w:tc>
        <w:tc>
          <w:tcPr>
            <w:tcW w:w="7904" w:type="dxa"/>
          </w:tcPr>
          <w:p w14:paraId="0E419A8D" w14:textId="35BE3D6A" w:rsidR="0044214D" w:rsidRPr="00425523" w:rsidRDefault="0044214D" w:rsidP="0044214D">
            <w:pPr>
              <w:spacing w:after="160" w:line="360" w:lineRule="auto"/>
              <w:rPr>
                <w:szCs w:val="19"/>
              </w:rPr>
            </w:pPr>
            <w:r w:rsidRPr="00C945F3">
              <w:rPr>
                <w:szCs w:val="19"/>
              </w:rPr>
              <w:t>For ejerforeningens forpligtelser hæfter ejerne personligt (med hele ejers formue), pro rata (med den enkelte ejers andel) og subsidiært (således at krav først skal gøres gældende mod ejerforeningen, inden krav gøres gældende mod ejerne) i forhold til deres fordelingstal, medmindre ejerne har påtaget sig en mere vidtgående hæftelse.</w:t>
            </w:r>
          </w:p>
        </w:tc>
      </w:tr>
      <w:tr w:rsidR="0044214D" w:rsidRPr="00C467BE" w14:paraId="2575B87E" w14:textId="77777777" w:rsidTr="00785A0A">
        <w:tc>
          <w:tcPr>
            <w:tcW w:w="1418" w:type="dxa"/>
          </w:tcPr>
          <w:p w14:paraId="7FA9DE17" w14:textId="51861F93" w:rsidR="0044214D" w:rsidRDefault="0044214D" w:rsidP="0044214D">
            <w:pPr>
              <w:spacing w:after="160" w:line="360" w:lineRule="auto"/>
              <w:jc w:val="left"/>
              <w:rPr>
                <w:szCs w:val="19"/>
              </w:rPr>
            </w:pPr>
            <w:r w:rsidRPr="0079470B">
              <w:rPr>
                <w:szCs w:val="19"/>
              </w:rPr>
              <w:t>§ 1, stk. 4A</w:t>
            </w:r>
            <w:r w:rsidR="004B5742" w:rsidRPr="0079470B">
              <w:rPr>
                <w:szCs w:val="19"/>
              </w:rPr>
              <w:t>.</w:t>
            </w:r>
          </w:p>
        </w:tc>
        <w:tc>
          <w:tcPr>
            <w:tcW w:w="7904" w:type="dxa"/>
          </w:tcPr>
          <w:p w14:paraId="47F33236" w14:textId="6B8C9CFD" w:rsidR="0044214D" w:rsidRPr="001A41ED" w:rsidRDefault="0044214D" w:rsidP="0044214D">
            <w:pPr>
              <w:spacing w:after="160" w:line="360" w:lineRule="auto"/>
              <w:rPr>
                <w:szCs w:val="19"/>
              </w:rPr>
            </w:pPr>
            <w:bookmarkStart w:id="3" w:name="_Hlk111730057"/>
            <w:r w:rsidRPr="001A41ED">
              <w:rPr>
                <w:szCs w:val="19"/>
              </w:rPr>
              <w:t xml:space="preserve">Til hver ejerlejlighed er knyttet en efter fordelingstal beregnet forholdsmæssig andel af </w:t>
            </w:r>
            <w:r>
              <w:rPr>
                <w:szCs w:val="19"/>
              </w:rPr>
              <w:t>E</w:t>
            </w:r>
            <w:r w:rsidRPr="001A41ED">
              <w:rPr>
                <w:szCs w:val="19"/>
              </w:rPr>
              <w:t>jendommens/Ejerlejlighedernes fælles rettigheder og forpligtelser, herunder pligten til at betale bidrag</w:t>
            </w:r>
            <w:r w:rsidR="0036149B">
              <w:rPr>
                <w:szCs w:val="19"/>
              </w:rPr>
              <w:t>.</w:t>
            </w:r>
          </w:p>
          <w:bookmarkEnd w:id="3"/>
          <w:p w14:paraId="57DA1DA1" w14:textId="3225C74A" w:rsidR="0044214D" w:rsidRPr="001A41ED" w:rsidRDefault="0044214D" w:rsidP="0044214D">
            <w:pPr>
              <w:spacing w:after="160" w:line="360" w:lineRule="auto"/>
              <w:rPr>
                <w:szCs w:val="19"/>
              </w:rPr>
            </w:pPr>
            <w:r w:rsidRPr="001A41ED">
              <w:rPr>
                <w:szCs w:val="19"/>
              </w:rPr>
              <w:t xml:space="preserve">Fordelingstallet fastsættes i overensstemmelse med den som </w:t>
            </w:r>
            <w:r w:rsidRPr="00252E58">
              <w:rPr>
                <w:szCs w:val="19"/>
                <w:u w:val="single"/>
              </w:rPr>
              <w:t xml:space="preserve">bilag </w:t>
            </w:r>
            <w:r>
              <w:rPr>
                <w:szCs w:val="19"/>
                <w:u w:val="single"/>
              </w:rPr>
              <w:t>1.4</w:t>
            </w:r>
            <w:r w:rsidRPr="00252E58">
              <w:rPr>
                <w:szCs w:val="19"/>
                <w:u w:val="single"/>
              </w:rPr>
              <w:t>A</w:t>
            </w:r>
            <w:r w:rsidRPr="001A41ED">
              <w:rPr>
                <w:szCs w:val="19"/>
              </w:rPr>
              <w:t xml:space="preserve"> vedlagte anmeldelse og fortegnelse over ejerlejligheder udarbejdet af </w:t>
            </w:r>
            <w:r>
              <w:rPr>
                <w:szCs w:val="19"/>
              </w:rPr>
              <w:t>[</w:t>
            </w:r>
            <w:r w:rsidRPr="00C22BE2">
              <w:rPr>
                <w:i/>
                <w:iCs/>
                <w:szCs w:val="19"/>
                <w:highlight w:val="yellow"/>
              </w:rPr>
              <w:t>indsæt landinspektør</w:t>
            </w:r>
            <w:r>
              <w:rPr>
                <w:szCs w:val="19"/>
              </w:rPr>
              <w:t>]</w:t>
            </w:r>
            <w:r w:rsidRPr="0093535C">
              <w:rPr>
                <w:szCs w:val="19"/>
              </w:rPr>
              <w:t>.</w:t>
            </w:r>
          </w:p>
          <w:p w14:paraId="65AF856C" w14:textId="77777777" w:rsidR="0044214D" w:rsidRPr="001A41ED" w:rsidRDefault="0044214D" w:rsidP="0044214D">
            <w:pPr>
              <w:spacing w:after="160" w:line="360" w:lineRule="auto"/>
              <w:rPr>
                <w:szCs w:val="19"/>
              </w:rPr>
            </w:pPr>
            <w:r w:rsidRPr="001A41ED">
              <w:rPr>
                <w:szCs w:val="19"/>
              </w:rPr>
              <w:t>I det omfang ejerlejlighedernes arealer og/eller det samlede areal af samtlige ejerlejligheder omfattet af Ejerforeningen ændrer sig, ændres Ejerforeningens fordelingstal tilsvarende, hvilket medlemmerne accepterer.</w:t>
            </w:r>
          </w:p>
          <w:p w14:paraId="199E7B92" w14:textId="77777777" w:rsidR="0044214D" w:rsidRPr="001A41ED" w:rsidRDefault="0044214D" w:rsidP="0044214D">
            <w:pPr>
              <w:spacing w:after="160" w:line="360" w:lineRule="auto"/>
              <w:rPr>
                <w:szCs w:val="19"/>
              </w:rPr>
            </w:pPr>
            <w:r w:rsidRPr="001A41ED">
              <w:rPr>
                <w:szCs w:val="19"/>
              </w:rPr>
              <w:t>Enhver ejer af en ejerlejlighed er berettiget til at videreopdele sin ejerlejlighed.</w:t>
            </w:r>
          </w:p>
          <w:p w14:paraId="6FF742C3" w14:textId="77777777" w:rsidR="0044214D" w:rsidRDefault="0044214D" w:rsidP="0044214D">
            <w:pPr>
              <w:spacing w:after="160" w:line="360" w:lineRule="auto"/>
              <w:rPr>
                <w:szCs w:val="19"/>
              </w:rPr>
            </w:pPr>
            <w:r w:rsidRPr="001A41ED">
              <w:rPr>
                <w:szCs w:val="19"/>
              </w:rPr>
              <w:t>Sammenlægning af ejerlejligheder må kun foretages med samtykke fra et simpelt flertal (efter fordelingstal) af medlemmerne af Ejerforeningen. Sådant samtykke må dog ikke nægtes uden saglig begrundelse.</w:t>
            </w:r>
          </w:p>
          <w:p w14:paraId="7BC931EA" w14:textId="2232CDB7" w:rsidR="0044214D" w:rsidRPr="001A41ED" w:rsidRDefault="007E2654" w:rsidP="0044214D">
            <w:pPr>
              <w:spacing w:after="160" w:line="360" w:lineRule="auto"/>
              <w:rPr>
                <w:szCs w:val="19"/>
              </w:rPr>
            </w:pPr>
            <w:r>
              <w:rPr>
                <w:szCs w:val="19"/>
              </w:rPr>
              <w:t xml:space="preserve">Ejendomsselskabet Strandvej 10 </w:t>
            </w:r>
            <w:r w:rsidR="0044214D" w:rsidRPr="00333C03">
              <w:rPr>
                <w:szCs w:val="19"/>
              </w:rPr>
              <w:t xml:space="preserve">ApS, CVR nr. </w:t>
            </w:r>
            <w:r w:rsidRPr="007E2654">
              <w:rPr>
                <w:szCs w:val="19"/>
              </w:rPr>
              <w:t>29310793</w:t>
            </w:r>
            <w:r w:rsidR="0044214D" w:rsidRPr="00333C03">
              <w:rPr>
                <w:szCs w:val="19"/>
              </w:rPr>
              <w:t xml:space="preserve"> </w:t>
            </w:r>
            <w:r w:rsidR="0044214D">
              <w:rPr>
                <w:szCs w:val="19"/>
              </w:rPr>
              <w:t xml:space="preserve">eller et dermed koncernforbundet selskab er dog berettiget til at foretage sammenlægninger af ejerlejligheder, så længe selskabet eller det koncernforbundne selskab ejer ejerlejligheder i Ejerforeningen, uden at skulle indhente samtykke hertil med et simpelt flertal.   </w:t>
            </w:r>
          </w:p>
          <w:p w14:paraId="708CE09B" w14:textId="1338958C" w:rsidR="0044214D" w:rsidRPr="001A41ED" w:rsidRDefault="0044214D" w:rsidP="0044214D">
            <w:pPr>
              <w:spacing w:after="160" w:line="360" w:lineRule="auto"/>
              <w:rPr>
                <w:szCs w:val="19"/>
              </w:rPr>
            </w:pPr>
            <w:r w:rsidRPr="001A41ED">
              <w:rPr>
                <w:szCs w:val="19"/>
              </w:rPr>
              <w:t xml:space="preserve">Ved videreopdeling og/eller sammenlægning af ejerlejligheder må fordelingstallene ikke ændres på en sådan måde, at de øvrige ejerlejligheder får et højere fordelingstal og dermed en større andel af </w:t>
            </w:r>
            <w:r>
              <w:rPr>
                <w:szCs w:val="19"/>
              </w:rPr>
              <w:t>Ejer</w:t>
            </w:r>
            <w:r w:rsidRPr="001A41ED">
              <w:rPr>
                <w:szCs w:val="19"/>
              </w:rPr>
              <w:t xml:space="preserve">foreningens udgifter. Øvrige ændringer af fordelingstallene kan kun </w:t>
            </w:r>
            <w:r w:rsidR="007E2654">
              <w:rPr>
                <w:szCs w:val="19"/>
              </w:rPr>
              <w:t>foret</w:t>
            </w:r>
            <w:r w:rsidR="00461B18">
              <w:rPr>
                <w:szCs w:val="19"/>
              </w:rPr>
              <w:t>a</w:t>
            </w:r>
            <w:r w:rsidR="007E2654">
              <w:rPr>
                <w:szCs w:val="19"/>
              </w:rPr>
              <w:t>g</w:t>
            </w:r>
            <w:r w:rsidR="00461B18">
              <w:rPr>
                <w:szCs w:val="19"/>
              </w:rPr>
              <w:t>e</w:t>
            </w:r>
            <w:r w:rsidR="007E2654">
              <w:rPr>
                <w:szCs w:val="19"/>
              </w:rPr>
              <w:t>s</w:t>
            </w:r>
            <w:r w:rsidRPr="001A41ED">
              <w:rPr>
                <w:szCs w:val="19"/>
              </w:rPr>
              <w:t xml:space="preserve"> med samtykke fra alle medlemmer af Ejerforeningen.</w:t>
            </w:r>
          </w:p>
          <w:p w14:paraId="4DAC60EF" w14:textId="6DF8AF62" w:rsidR="0044214D" w:rsidRDefault="0044214D" w:rsidP="0044214D">
            <w:pPr>
              <w:spacing w:after="160" w:line="360" w:lineRule="auto"/>
              <w:rPr>
                <w:szCs w:val="19"/>
              </w:rPr>
            </w:pPr>
            <w:r w:rsidRPr="001A41ED">
              <w:rPr>
                <w:szCs w:val="19"/>
              </w:rPr>
              <w:t>Det er en betingelse for videreopdeling eller sammenlægning, at det medlem, der ønsker en sådan</w:t>
            </w:r>
            <w:r>
              <w:rPr>
                <w:szCs w:val="19"/>
              </w:rPr>
              <w:t>,</w:t>
            </w:r>
            <w:r w:rsidRPr="001A41ED">
              <w:rPr>
                <w:szCs w:val="19"/>
              </w:rPr>
              <w:t xml:space="preserve"> indhente</w:t>
            </w:r>
            <w:r>
              <w:rPr>
                <w:szCs w:val="19"/>
              </w:rPr>
              <w:t>r de</w:t>
            </w:r>
            <w:r w:rsidRPr="001A41ED">
              <w:rPr>
                <w:szCs w:val="19"/>
              </w:rPr>
              <w:t xml:space="preserve"> nødvendige tilladelser fra myndighederne</w:t>
            </w:r>
            <w:r w:rsidR="00461B18">
              <w:rPr>
                <w:szCs w:val="19"/>
              </w:rPr>
              <w:t xml:space="preserve"> og afholder alle udgifterne herved</w:t>
            </w:r>
            <w:r>
              <w:rPr>
                <w:szCs w:val="19"/>
              </w:rPr>
              <w:t>.</w:t>
            </w:r>
          </w:p>
          <w:p w14:paraId="32BA059A" w14:textId="21762D16" w:rsidR="004B5742" w:rsidRPr="00C945F3" w:rsidRDefault="004B5742" w:rsidP="0044214D">
            <w:pPr>
              <w:spacing w:after="160" w:line="360" w:lineRule="auto"/>
              <w:rPr>
                <w:szCs w:val="19"/>
              </w:rPr>
            </w:pPr>
          </w:p>
        </w:tc>
      </w:tr>
      <w:tr w:rsidR="0044214D" w:rsidRPr="00C467BE" w14:paraId="7DF12D88" w14:textId="77777777" w:rsidTr="00785A0A">
        <w:tc>
          <w:tcPr>
            <w:tcW w:w="1418" w:type="dxa"/>
          </w:tcPr>
          <w:p w14:paraId="0AA2C161" w14:textId="2CB6CB59" w:rsidR="0044214D" w:rsidRDefault="0044214D" w:rsidP="0044214D">
            <w:pPr>
              <w:spacing w:after="160" w:line="360" w:lineRule="auto"/>
              <w:jc w:val="left"/>
              <w:rPr>
                <w:szCs w:val="19"/>
              </w:rPr>
            </w:pPr>
            <w:r>
              <w:rPr>
                <w:b/>
                <w:bCs/>
                <w:szCs w:val="19"/>
              </w:rPr>
              <w:lastRenderedPageBreak/>
              <w:t>§</w:t>
            </w:r>
            <w:r w:rsidRPr="0094332D">
              <w:rPr>
                <w:b/>
                <w:bCs/>
                <w:szCs w:val="19"/>
              </w:rPr>
              <w:t xml:space="preserve"> 2</w:t>
            </w:r>
          </w:p>
        </w:tc>
        <w:tc>
          <w:tcPr>
            <w:tcW w:w="7904" w:type="dxa"/>
          </w:tcPr>
          <w:p w14:paraId="20E14A6E" w14:textId="7BA3D205" w:rsidR="0044214D" w:rsidRPr="001A41ED" w:rsidRDefault="0044214D" w:rsidP="0044214D">
            <w:pPr>
              <w:spacing w:after="160" w:line="360" w:lineRule="auto"/>
              <w:rPr>
                <w:szCs w:val="19"/>
              </w:rPr>
            </w:pPr>
            <w:r w:rsidRPr="0094332D">
              <w:rPr>
                <w:b/>
                <w:bCs/>
                <w:szCs w:val="19"/>
              </w:rPr>
              <w:t>Generalforsamling</w:t>
            </w:r>
          </w:p>
        </w:tc>
      </w:tr>
      <w:tr w:rsidR="0044214D" w:rsidRPr="00C467BE" w14:paraId="73955656" w14:textId="77777777" w:rsidTr="00785A0A">
        <w:tc>
          <w:tcPr>
            <w:tcW w:w="1418" w:type="dxa"/>
          </w:tcPr>
          <w:p w14:paraId="018C4875" w14:textId="519D6EE3" w:rsidR="0044214D" w:rsidRPr="003F599F" w:rsidRDefault="003F599F" w:rsidP="0044214D">
            <w:pPr>
              <w:spacing w:after="160" w:line="360" w:lineRule="auto"/>
              <w:jc w:val="left"/>
              <w:rPr>
                <w:szCs w:val="19"/>
              </w:rPr>
            </w:pPr>
            <w:r w:rsidRPr="003F599F">
              <w:rPr>
                <w:szCs w:val="19"/>
              </w:rPr>
              <w:t>§ 2, stk. 1.</w:t>
            </w:r>
          </w:p>
        </w:tc>
        <w:tc>
          <w:tcPr>
            <w:tcW w:w="7904" w:type="dxa"/>
          </w:tcPr>
          <w:p w14:paraId="7DC46CF8" w14:textId="431E0A5E" w:rsidR="0044214D" w:rsidRPr="0094332D" w:rsidRDefault="0044214D" w:rsidP="0044214D">
            <w:pPr>
              <w:spacing w:after="160" w:line="360" w:lineRule="auto"/>
              <w:rPr>
                <w:b/>
                <w:bCs/>
                <w:szCs w:val="19"/>
              </w:rPr>
            </w:pPr>
            <w:r w:rsidRPr="0094332D">
              <w:rPr>
                <w:szCs w:val="19"/>
              </w:rPr>
              <w:t>Generalforsamlingen er ejerforeningens øverste myndighed.</w:t>
            </w:r>
          </w:p>
        </w:tc>
      </w:tr>
      <w:tr w:rsidR="0044214D" w:rsidRPr="00C467BE" w14:paraId="1671CF83" w14:textId="77777777" w:rsidTr="00785A0A">
        <w:tc>
          <w:tcPr>
            <w:tcW w:w="1418" w:type="dxa"/>
          </w:tcPr>
          <w:p w14:paraId="0F50DE6B" w14:textId="61D9120E" w:rsidR="0044214D" w:rsidRDefault="0044214D" w:rsidP="0044214D">
            <w:pPr>
              <w:spacing w:after="160" w:line="360" w:lineRule="auto"/>
              <w:jc w:val="left"/>
              <w:rPr>
                <w:b/>
                <w:bCs/>
                <w:szCs w:val="19"/>
              </w:rPr>
            </w:pPr>
            <w:r w:rsidRPr="0094332D">
              <w:rPr>
                <w:b/>
                <w:bCs/>
                <w:szCs w:val="19"/>
              </w:rPr>
              <w:t>§ 3</w:t>
            </w:r>
          </w:p>
        </w:tc>
        <w:tc>
          <w:tcPr>
            <w:tcW w:w="7904" w:type="dxa"/>
          </w:tcPr>
          <w:p w14:paraId="2C716D10" w14:textId="5F96A0D0" w:rsidR="0044214D" w:rsidRPr="0094332D" w:rsidRDefault="0044214D" w:rsidP="0044214D">
            <w:pPr>
              <w:spacing w:after="160" w:line="360" w:lineRule="auto"/>
              <w:rPr>
                <w:szCs w:val="19"/>
              </w:rPr>
            </w:pPr>
            <w:r w:rsidRPr="0094332D">
              <w:rPr>
                <w:b/>
                <w:bCs/>
                <w:szCs w:val="19"/>
              </w:rPr>
              <w:t>Simpelt flertal</w:t>
            </w:r>
          </w:p>
        </w:tc>
      </w:tr>
      <w:tr w:rsidR="0044214D" w:rsidRPr="00C467BE" w14:paraId="6CD8D899" w14:textId="77777777" w:rsidTr="00785A0A">
        <w:tc>
          <w:tcPr>
            <w:tcW w:w="1418" w:type="dxa"/>
          </w:tcPr>
          <w:p w14:paraId="04D7E55C" w14:textId="02944134" w:rsidR="0044214D" w:rsidRPr="0094332D" w:rsidRDefault="0044214D" w:rsidP="0044214D">
            <w:pPr>
              <w:spacing w:after="160" w:line="360" w:lineRule="auto"/>
              <w:jc w:val="left"/>
              <w:rPr>
                <w:b/>
                <w:bCs/>
                <w:szCs w:val="19"/>
              </w:rPr>
            </w:pPr>
            <w:r>
              <w:rPr>
                <w:szCs w:val="19"/>
              </w:rPr>
              <w:t>§ 3, stk. 1</w:t>
            </w:r>
            <w:r w:rsidR="00E12A00">
              <w:rPr>
                <w:szCs w:val="19"/>
              </w:rPr>
              <w:t>.</w:t>
            </w:r>
          </w:p>
        </w:tc>
        <w:tc>
          <w:tcPr>
            <w:tcW w:w="7904" w:type="dxa"/>
          </w:tcPr>
          <w:p w14:paraId="6986A0EF" w14:textId="7FAA1E03" w:rsidR="0044214D" w:rsidRPr="0094332D" w:rsidRDefault="0044214D" w:rsidP="0044214D">
            <w:pPr>
              <w:spacing w:after="160" w:line="360" w:lineRule="auto"/>
              <w:rPr>
                <w:b/>
                <w:bCs/>
                <w:szCs w:val="19"/>
              </w:rPr>
            </w:pPr>
            <w:r w:rsidRPr="0094332D">
              <w:rPr>
                <w:szCs w:val="19"/>
              </w:rPr>
              <w:t>Generalforsamlingen træffer beslutninger med simpelt flertal efter fordelingstal, medmindre andet følger af ejerlejlighedsloven eller denne normalvedtægts §§ 4-6.</w:t>
            </w:r>
          </w:p>
        </w:tc>
      </w:tr>
      <w:tr w:rsidR="0044214D" w:rsidRPr="00C467BE" w14:paraId="4D3F8774" w14:textId="77777777" w:rsidTr="00785A0A">
        <w:tc>
          <w:tcPr>
            <w:tcW w:w="1418" w:type="dxa"/>
          </w:tcPr>
          <w:p w14:paraId="5AC2C8BA" w14:textId="0C96294E" w:rsidR="0044214D" w:rsidRDefault="0044214D" w:rsidP="0044214D">
            <w:pPr>
              <w:spacing w:after="160" w:line="360" w:lineRule="auto"/>
              <w:jc w:val="left"/>
              <w:rPr>
                <w:szCs w:val="19"/>
              </w:rPr>
            </w:pPr>
            <w:r w:rsidRPr="0079470B">
              <w:rPr>
                <w:szCs w:val="19"/>
              </w:rPr>
              <w:t xml:space="preserve">§ 3, stk. </w:t>
            </w:r>
            <w:r w:rsidR="009C7155" w:rsidRPr="0079470B">
              <w:rPr>
                <w:szCs w:val="19"/>
              </w:rPr>
              <w:t>1A</w:t>
            </w:r>
            <w:r w:rsidR="00E12A00" w:rsidRPr="0079470B">
              <w:rPr>
                <w:szCs w:val="19"/>
              </w:rPr>
              <w:t>.</w:t>
            </w:r>
          </w:p>
        </w:tc>
        <w:tc>
          <w:tcPr>
            <w:tcW w:w="7904" w:type="dxa"/>
          </w:tcPr>
          <w:p w14:paraId="7D9B635B" w14:textId="399B4FEC" w:rsidR="0044214D" w:rsidRPr="0094332D" w:rsidRDefault="0044214D" w:rsidP="0044214D">
            <w:pPr>
              <w:spacing w:after="160" w:line="360" w:lineRule="auto"/>
              <w:rPr>
                <w:szCs w:val="19"/>
              </w:rPr>
            </w:pPr>
            <w:r w:rsidRPr="00CE0DB9">
              <w:rPr>
                <w:szCs w:val="19"/>
              </w:rPr>
              <w:t xml:space="preserve">Ejer et medlem mere end én ejerlejlighed i </w:t>
            </w:r>
            <w:r>
              <w:rPr>
                <w:szCs w:val="19"/>
              </w:rPr>
              <w:t>E</w:t>
            </w:r>
            <w:r w:rsidRPr="00CE0DB9">
              <w:rPr>
                <w:szCs w:val="19"/>
              </w:rPr>
              <w:t>jerforeningen,</w:t>
            </w:r>
            <w:r>
              <w:rPr>
                <w:szCs w:val="19"/>
              </w:rPr>
              <w:t xml:space="preserve"> </w:t>
            </w:r>
            <w:r w:rsidRPr="00CE0DB9">
              <w:rPr>
                <w:szCs w:val="19"/>
              </w:rPr>
              <w:t>har den pågældende ejer stemmer svarende til det samlede</w:t>
            </w:r>
            <w:r>
              <w:rPr>
                <w:szCs w:val="19"/>
              </w:rPr>
              <w:t xml:space="preserve"> f</w:t>
            </w:r>
            <w:r w:rsidRPr="00CE0DB9">
              <w:rPr>
                <w:szCs w:val="19"/>
              </w:rPr>
              <w:t xml:space="preserve">ordelingstal for de pågældende </w:t>
            </w:r>
            <w:r>
              <w:rPr>
                <w:szCs w:val="19"/>
              </w:rPr>
              <w:t>e</w:t>
            </w:r>
            <w:r w:rsidRPr="00CE0DB9">
              <w:rPr>
                <w:szCs w:val="19"/>
              </w:rPr>
              <w:t>jerlejligheder.</w:t>
            </w:r>
          </w:p>
        </w:tc>
      </w:tr>
      <w:tr w:rsidR="0044214D" w:rsidRPr="00C467BE" w14:paraId="757DEE9E" w14:textId="77777777" w:rsidTr="00785A0A">
        <w:tc>
          <w:tcPr>
            <w:tcW w:w="1418" w:type="dxa"/>
          </w:tcPr>
          <w:p w14:paraId="72BCA71D" w14:textId="37C81FBB" w:rsidR="0044214D" w:rsidRDefault="0044214D" w:rsidP="0044214D">
            <w:pPr>
              <w:spacing w:after="160" w:line="360" w:lineRule="auto"/>
              <w:jc w:val="left"/>
              <w:rPr>
                <w:szCs w:val="19"/>
              </w:rPr>
            </w:pPr>
            <w:r w:rsidRPr="0094332D">
              <w:rPr>
                <w:b/>
                <w:bCs/>
                <w:szCs w:val="19"/>
              </w:rPr>
              <w:t>§ 4</w:t>
            </w:r>
          </w:p>
        </w:tc>
        <w:tc>
          <w:tcPr>
            <w:tcW w:w="7904" w:type="dxa"/>
          </w:tcPr>
          <w:p w14:paraId="4A63E611" w14:textId="13761118" w:rsidR="0044214D" w:rsidRPr="00CE0DB9" w:rsidRDefault="0044214D" w:rsidP="0044214D">
            <w:pPr>
              <w:spacing w:after="160" w:line="360" w:lineRule="auto"/>
              <w:rPr>
                <w:szCs w:val="19"/>
              </w:rPr>
            </w:pPr>
            <w:r w:rsidRPr="0094332D">
              <w:rPr>
                <w:b/>
                <w:bCs/>
                <w:szCs w:val="19"/>
              </w:rPr>
              <w:t>2/3-flertal</w:t>
            </w:r>
          </w:p>
        </w:tc>
      </w:tr>
      <w:tr w:rsidR="0044214D" w:rsidRPr="00C467BE" w14:paraId="4D91E064" w14:textId="77777777" w:rsidTr="00785A0A">
        <w:tc>
          <w:tcPr>
            <w:tcW w:w="1418" w:type="dxa"/>
          </w:tcPr>
          <w:p w14:paraId="697EA99D" w14:textId="382CCE10" w:rsidR="0044214D" w:rsidRPr="0094332D" w:rsidRDefault="0044214D" w:rsidP="0044214D">
            <w:pPr>
              <w:spacing w:after="160" w:line="360" w:lineRule="auto"/>
              <w:jc w:val="left"/>
              <w:rPr>
                <w:b/>
                <w:bCs/>
                <w:szCs w:val="19"/>
              </w:rPr>
            </w:pPr>
            <w:r w:rsidRPr="0094332D">
              <w:rPr>
                <w:szCs w:val="19"/>
              </w:rPr>
              <w:t>§ 4, stk. 1</w:t>
            </w:r>
            <w:r w:rsidR="00E12A00">
              <w:rPr>
                <w:szCs w:val="19"/>
              </w:rPr>
              <w:t>.</w:t>
            </w:r>
          </w:p>
        </w:tc>
        <w:tc>
          <w:tcPr>
            <w:tcW w:w="7904" w:type="dxa"/>
          </w:tcPr>
          <w:p w14:paraId="4DE8B7CC" w14:textId="77777777" w:rsidR="0044214D" w:rsidRPr="0094332D" w:rsidRDefault="0044214D" w:rsidP="0044214D">
            <w:pPr>
              <w:spacing w:after="160" w:line="360" w:lineRule="auto"/>
              <w:rPr>
                <w:szCs w:val="19"/>
              </w:rPr>
            </w:pPr>
            <w:bookmarkStart w:id="4" w:name="_Hlk111730516"/>
            <w:r w:rsidRPr="0094332D">
              <w:rPr>
                <w:szCs w:val="19"/>
              </w:rPr>
              <w:t xml:space="preserve">Generalforsamlingens beslutninger om væsentlige forhold træffes med tilslutning fra mindst 2/3 af ejerne i foreningen efter fordelingstal og antal, medmindre andet følger af ejerlejlighedsloven eller denne normalvedtægts §§ 6-7. Beslutninger om væsentlige forhold omfatter: </w:t>
            </w:r>
          </w:p>
          <w:p w14:paraId="73DFDAA8" w14:textId="77777777" w:rsidR="0044214D" w:rsidRPr="0094332D" w:rsidRDefault="0044214D" w:rsidP="0044214D">
            <w:pPr>
              <w:tabs>
                <w:tab w:val="left" w:pos="495"/>
              </w:tabs>
              <w:spacing w:after="160" w:line="360" w:lineRule="auto"/>
              <w:rPr>
                <w:szCs w:val="19"/>
              </w:rPr>
            </w:pPr>
            <w:r w:rsidRPr="0094332D">
              <w:rPr>
                <w:szCs w:val="19"/>
              </w:rPr>
              <w:t xml:space="preserve">1) Vedtægtsændringer. </w:t>
            </w:r>
          </w:p>
          <w:p w14:paraId="6DD45F28" w14:textId="0E864E84" w:rsidR="0044214D" w:rsidRDefault="0044214D" w:rsidP="0044214D">
            <w:pPr>
              <w:spacing w:after="160" w:line="360" w:lineRule="auto"/>
              <w:rPr>
                <w:szCs w:val="19"/>
              </w:rPr>
            </w:pPr>
            <w:r w:rsidRPr="0094332D">
              <w:rPr>
                <w:szCs w:val="19"/>
              </w:rPr>
              <w:t>2) Begrænsning af ejernes ret til korttidsudlejning, jf. § 30, stk.</w:t>
            </w:r>
            <w:r w:rsidR="00616FF6">
              <w:rPr>
                <w:szCs w:val="19"/>
              </w:rPr>
              <w:t xml:space="preserve"> </w:t>
            </w:r>
            <w:r w:rsidR="00C61C94">
              <w:rPr>
                <w:szCs w:val="19"/>
              </w:rPr>
              <w:t>2</w:t>
            </w:r>
            <w:r w:rsidRPr="0094332D">
              <w:rPr>
                <w:szCs w:val="19"/>
              </w:rPr>
              <w:t xml:space="preserve">. </w:t>
            </w:r>
          </w:p>
          <w:p w14:paraId="075372C0" w14:textId="77777777" w:rsidR="0044214D" w:rsidRPr="0094332D" w:rsidRDefault="0044214D" w:rsidP="0044214D">
            <w:pPr>
              <w:spacing w:after="160" w:line="360" w:lineRule="auto"/>
              <w:rPr>
                <w:szCs w:val="19"/>
              </w:rPr>
            </w:pPr>
            <w:r w:rsidRPr="0094332D">
              <w:rPr>
                <w:szCs w:val="19"/>
              </w:rPr>
              <w:t>3) Sikkerhedsstillelse, jf. § 31.</w:t>
            </w:r>
          </w:p>
          <w:p w14:paraId="2765F4E9" w14:textId="77777777" w:rsidR="0044214D" w:rsidRDefault="0044214D" w:rsidP="0044214D">
            <w:pPr>
              <w:tabs>
                <w:tab w:val="left" w:pos="510"/>
              </w:tabs>
              <w:spacing w:after="160" w:line="360" w:lineRule="auto"/>
              <w:rPr>
                <w:szCs w:val="19"/>
              </w:rPr>
            </w:pPr>
            <w:r w:rsidRPr="0094332D">
              <w:rPr>
                <w:szCs w:val="19"/>
              </w:rPr>
              <w:t>4) Fordeling af forbrugsudgifter og lignende efter andet end fordelingstal, hvor dette fører til, at hver ejer vil komme til at betale for sit individuelle, faktiske forbrug.</w:t>
            </w:r>
          </w:p>
          <w:p w14:paraId="3B3DD144" w14:textId="680CDCC0" w:rsidR="0044214D" w:rsidRPr="0094332D" w:rsidRDefault="0044214D" w:rsidP="0044214D">
            <w:pPr>
              <w:spacing w:after="160" w:line="360" w:lineRule="auto"/>
              <w:rPr>
                <w:b/>
                <w:bCs/>
                <w:szCs w:val="19"/>
              </w:rPr>
            </w:pPr>
            <w:r w:rsidRPr="003745EF">
              <w:rPr>
                <w:szCs w:val="19"/>
              </w:rPr>
              <w:t xml:space="preserve">5) Ejerforeningens optagelse af lån, jf. § 25, stk. </w:t>
            </w:r>
            <w:r w:rsidR="00A61305" w:rsidRPr="003745EF">
              <w:rPr>
                <w:szCs w:val="19"/>
              </w:rPr>
              <w:t>2</w:t>
            </w:r>
            <w:r w:rsidR="00740533" w:rsidRPr="003745EF">
              <w:rPr>
                <w:szCs w:val="19"/>
              </w:rPr>
              <w:t>A</w:t>
            </w:r>
            <w:r w:rsidRPr="003745EF">
              <w:rPr>
                <w:szCs w:val="19"/>
              </w:rPr>
              <w:t>.</w:t>
            </w:r>
            <w:bookmarkEnd w:id="4"/>
          </w:p>
        </w:tc>
      </w:tr>
      <w:tr w:rsidR="0044214D" w:rsidRPr="00C467BE" w14:paraId="09A87D5D" w14:textId="77777777" w:rsidTr="00785A0A">
        <w:tc>
          <w:tcPr>
            <w:tcW w:w="1418" w:type="dxa"/>
          </w:tcPr>
          <w:p w14:paraId="5975B222" w14:textId="4D776778" w:rsidR="0044214D" w:rsidRPr="0094332D" w:rsidRDefault="0044214D" w:rsidP="0044214D">
            <w:pPr>
              <w:spacing w:after="160" w:line="360" w:lineRule="auto"/>
              <w:jc w:val="left"/>
              <w:rPr>
                <w:szCs w:val="19"/>
              </w:rPr>
            </w:pPr>
            <w:r>
              <w:rPr>
                <w:szCs w:val="19"/>
              </w:rPr>
              <w:t>§ 4, s</w:t>
            </w:r>
            <w:r w:rsidRPr="0094332D">
              <w:rPr>
                <w:szCs w:val="19"/>
              </w:rPr>
              <w:t>tk. 2</w:t>
            </w:r>
            <w:r w:rsidR="003C0588">
              <w:rPr>
                <w:szCs w:val="19"/>
              </w:rPr>
              <w:t>.</w:t>
            </w:r>
          </w:p>
        </w:tc>
        <w:tc>
          <w:tcPr>
            <w:tcW w:w="7904" w:type="dxa"/>
          </w:tcPr>
          <w:p w14:paraId="27A57431" w14:textId="77777777" w:rsidR="0044214D" w:rsidRPr="0094332D" w:rsidRDefault="0044214D" w:rsidP="0044214D">
            <w:pPr>
              <w:spacing w:after="160" w:line="360" w:lineRule="auto"/>
              <w:rPr>
                <w:szCs w:val="19"/>
              </w:rPr>
            </w:pPr>
            <w:r w:rsidRPr="0094332D">
              <w:rPr>
                <w:szCs w:val="19"/>
              </w:rPr>
              <w:t xml:space="preserve">Beslutninger om væsentlige og varige ændringer eller andre væsentlige dispositioner over fællesejendommen træffes med tilslutning fra mindst 2/3 af ejerne i foreningen efter fordelingstal og antal, jf. dog § 6. Beslutninger om væsentlige og varige ændringer eller andre væsentlige dispositioner over fællesejendommen omfatter især følgende eller lignende beslutninger: </w:t>
            </w:r>
          </w:p>
          <w:p w14:paraId="11673832" w14:textId="77777777" w:rsidR="0044214D" w:rsidRPr="0094332D" w:rsidRDefault="0044214D" w:rsidP="0044214D">
            <w:pPr>
              <w:spacing w:after="160" w:line="360" w:lineRule="auto"/>
              <w:rPr>
                <w:szCs w:val="19"/>
              </w:rPr>
            </w:pPr>
            <w:r w:rsidRPr="0094332D">
              <w:rPr>
                <w:szCs w:val="19"/>
              </w:rPr>
              <w:t xml:space="preserve">1) Godkendelse af elevator- eller altanprojekter, såvel ved etablering af nye altaner, udvidelse af eksisterende og ændringer af fællesejendom, som en sådan beslutning medfører. Udgifterne i forbindelse med sådanne projekter skal afholdes af de ejere, der opnår fordele derved, uanset om de pågældende har stemt for projektet eller ej. </w:t>
            </w:r>
          </w:p>
          <w:p w14:paraId="3FE39913" w14:textId="77777777" w:rsidR="0044214D" w:rsidRPr="0094332D" w:rsidRDefault="0044214D" w:rsidP="0044214D">
            <w:pPr>
              <w:spacing w:after="160" w:line="360" w:lineRule="auto"/>
              <w:rPr>
                <w:szCs w:val="19"/>
              </w:rPr>
            </w:pPr>
            <w:r w:rsidRPr="0094332D">
              <w:rPr>
                <w:szCs w:val="19"/>
              </w:rPr>
              <w:t xml:space="preserve">2) Salg af fællesejendom, herunder inddragelse af bagtrappeareal, dele af lofts-, eller kælderrum og lignende til enkelte af ejerlejlighederne eller salg af en ejerlejlighed tilhørende ejerforeningen. Som en del af godkendelsen af en sådan disposition kan generalforsamlingen beslutte, at fordelingstallene skal justeres, så en erhververs fordelingstal fremover svarer til ejerlejlighedens forholdsmæssige andel uanset fordelingstallet for det overdragne fællesareal eller ejerlejlighed. </w:t>
            </w:r>
          </w:p>
          <w:p w14:paraId="19744F9D" w14:textId="77777777" w:rsidR="0044214D" w:rsidRPr="0094332D" w:rsidRDefault="0044214D" w:rsidP="0044214D">
            <w:pPr>
              <w:spacing w:after="160" w:line="360" w:lineRule="auto"/>
              <w:rPr>
                <w:szCs w:val="19"/>
              </w:rPr>
            </w:pPr>
            <w:r w:rsidRPr="0094332D">
              <w:rPr>
                <w:szCs w:val="19"/>
              </w:rPr>
              <w:t xml:space="preserve">3) Indgåelse af aftaler om eksklusiv brugs- eller benyttelsesret til fælles ejendom såsom leje eller brug af kælderrum, loftsrum, parkeringspladser eller lignende, hvis retten gøres uopsigelig i mere end 5 år. </w:t>
            </w:r>
          </w:p>
          <w:p w14:paraId="133F979F" w14:textId="1E1EE81E" w:rsidR="0044214D" w:rsidRPr="0094332D" w:rsidRDefault="0044214D" w:rsidP="0044214D">
            <w:pPr>
              <w:spacing w:after="160" w:line="360" w:lineRule="auto"/>
              <w:rPr>
                <w:szCs w:val="19"/>
              </w:rPr>
            </w:pPr>
            <w:r w:rsidRPr="0094332D">
              <w:rPr>
                <w:szCs w:val="19"/>
              </w:rPr>
              <w:t>4) Beslutning om indretning af nye tagboliger på fællesejendom, jf. ejerlejlighedslovens § 5, stk. 7.</w:t>
            </w:r>
          </w:p>
        </w:tc>
      </w:tr>
      <w:tr w:rsidR="0044214D" w:rsidRPr="00C467BE" w14:paraId="159F4010" w14:textId="77777777" w:rsidTr="00785A0A">
        <w:tc>
          <w:tcPr>
            <w:tcW w:w="1418" w:type="dxa"/>
          </w:tcPr>
          <w:p w14:paraId="377B71EA" w14:textId="6AA85CB4" w:rsidR="0044214D" w:rsidRDefault="0044214D" w:rsidP="0044214D">
            <w:pPr>
              <w:spacing w:after="160" w:line="360" w:lineRule="auto"/>
              <w:jc w:val="left"/>
              <w:rPr>
                <w:szCs w:val="19"/>
              </w:rPr>
            </w:pPr>
            <w:r w:rsidRPr="0094332D">
              <w:rPr>
                <w:b/>
                <w:bCs/>
                <w:szCs w:val="19"/>
              </w:rPr>
              <w:t>§ 5</w:t>
            </w:r>
          </w:p>
        </w:tc>
        <w:tc>
          <w:tcPr>
            <w:tcW w:w="7904" w:type="dxa"/>
          </w:tcPr>
          <w:p w14:paraId="15CDDCE0" w14:textId="57F965BE" w:rsidR="0044214D" w:rsidRPr="0094332D" w:rsidRDefault="0044214D" w:rsidP="0044214D">
            <w:pPr>
              <w:spacing w:after="160" w:line="360" w:lineRule="auto"/>
              <w:rPr>
                <w:szCs w:val="19"/>
              </w:rPr>
            </w:pPr>
            <w:r w:rsidRPr="0094332D">
              <w:rPr>
                <w:b/>
                <w:bCs/>
                <w:szCs w:val="19"/>
              </w:rPr>
              <w:t>Særregel om fornyet generalforsamling ved 2/3-flertal</w:t>
            </w:r>
          </w:p>
        </w:tc>
      </w:tr>
      <w:tr w:rsidR="0044214D" w:rsidRPr="00C467BE" w14:paraId="2BF7288A" w14:textId="77777777" w:rsidTr="00785A0A">
        <w:tc>
          <w:tcPr>
            <w:tcW w:w="1418" w:type="dxa"/>
          </w:tcPr>
          <w:p w14:paraId="484B97F9" w14:textId="78C94E84" w:rsidR="0044214D" w:rsidRPr="0094332D" w:rsidRDefault="0044214D" w:rsidP="0044214D">
            <w:pPr>
              <w:spacing w:after="160" w:line="360" w:lineRule="auto"/>
              <w:jc w:val="left"/>
              <w:rPr>
                <w:b/>
                <w:bCs/>
                <w:szCs w:val="19"/>
              </w:rPr>
            </w:pPr>
            <w:r>
              <w:rPr>
                <w:szCs w:val="19"/>
              </w:rPr>
              <w:t>§ 5, stk. 1</w:t>
            </w:r>
            <w:r w:rsidR="003C0588">
              <w:rPr>
                <w:szCs w:val="19"/>
              </w:rPr>
              <w:t>.</w:t>
            </w:r>
          </w:p>
        </w:tc>
        <w:tc>
          <w:tcPr>
            <w:tcW w:w="7904" w:type="dxa"/>
          </w:tcPr>
          <w:p w14:paraId="17121688" w14:textId="5E73787C" w:rsidR="0044214D" w:rsidRPr="0094332D" w:rsidRDefault="0044214D" w:rsidP="0044214D">
            <w:pPr>
              <w:spacing w:after="160" w:line="360" w:lineRule="auto"/>
              <w:rPr>
                <w:b/>
                <w:bCs/>
                <w:szCs w:val="19"/>
              </w:rPr>
            </w:pPr>
            <w:r w:rsidRPr="0094332D">
              <w:rPr>
                <w:szCs w:val="19"/>
              </w:rPr>
              <w:t>Vedtages et forslag efter § 4 ikke med det fornødne flertal på generalforsamlingen, men har det på generalforsamlingen opnået tilslutning fra mindst 2/3 af de repræsenterede ejere efter fordelingstal og antal</w:t>
            </w:r>
            <w:r w:rsidR="00D262BE">
              <w:rPr>
                <w:szCs w:val="19"/>
              </w:rPr>
              <w:t>,</w:t>
            </w:r>
            <w:r w:rsidRPr="0094332D">
              <w:rPr>
                <w:szCs w:val="19"/>
              </w:rPr>
              <w:t xml:space="preserve"> afholdes der ekstraordinær generalforsamling inden 8 uger. På den ekstraordinære generalforsamling kan forslaget, uanset antallet af repræsenterede ejere, vedtages med 2/3 af de afgivne stemmer efter fordelingstal og antal.</w:t>
            </w:r>
          </w:p>
        </w:tc>
      </w:tr>
      <w:tr w:rsidR="0044214D" w:rsidRPr="00C467BE" w14:paraId="13BAAEE0" w14:textId="77777777" w:rsidTr="00785A0A">
        <w:tc>
          <w:tcPr>
            <w:tcW w:w="1418" w:type="dxa"/>
          </w:tcPr>
          <w:p w14:paraId="7603F031" w14:textId="78A7F228" w:rsidR="0044214D" w:rsidRDefault="0044214D" w:rsidP="0044214D">
            <w:pPr>
              <w:spacing w:after="160" w:line="360" w:lineRule="auto"/>
              <w:jc w:val="left"/>
              <w:rPr>
                <w:szCs w:val="19"/>
              </w:rPr>
            </w:pPr>
            <w:r w:rsidRPr="0094332D">
              <w:rPr>
                <w:b/>
                <w:bCs/>
                <w:szCs w:val="19"/>
              </w:rPr>
              <w:t>§ 6</w:t>
            </w:r>
          </w:p>
        </w:tc>
        <w:tc>
          <w:tcPr>
            <w:tcW w:w="7904" w:type="dxa"/>
          </w:tcPr>
          <w:p w14:paraId="10226CF5" w14:textId="5E01D34D" w:rsidR="0044214D" w:rsidRPr="0094332D" w:rsidRDefault="0044214D" w:rsidP="0044214D">
            <w:pPr>
              <w:spacing w:after="160" w:line="360" w:lineRule="auto"/>
              <w:rPr>
                <w:szCs w:val="19"/>
              </w:rPr>
            </w:pPr>
            <w:r w:rsidRPr="0094332D">
              <w:rPr>
                <w:b/>
                <w:bCs/>
                <w:szCs w:val="19"/>
              </w:rPr>
              <w:t>9/10-flertal</w:t>
            </w:r>
          </w:p>
        </w:tc>
      </w:tr>
      <w:tr w:rsidR="0044214D" w:rsidRPr="00C467BE" w14:paraId="5C34932D" w14:textId="77777777" w:rsidTr="00785A0A">
        <w:tc>
          <w:tcPr>
            <w:tcW w:w="1418" w:type="dxa"/>
          </w:tcPr>
          <w:p w14:paraId="0C02772D" w14:textId="5DD61BAE" w:rsidR="0044214D" w:rsidRPr="0094332D" w:rsidRDefault="0044214D" w:rsidP="0044214D">
            <w:pPr>
              <w:spacing w:after="160" w:line="360" w:lineRule="auto"/>
              <w:jc w:val="left"/>
              <w:rPr>
                <w:b/>
                <w:bCs/>
                <w:szCs w:val="19"/>
              </w:rPr>
            </w:pPr>
            <w:r>
              <w:rPr>
                <w:szCs w:val="19"/>
              </w:rPr>
              <w:t>§ 6, stk. 1</w:t>
            </w:r>
            <w:r w:rsidR="003C0588">
              <w:rPr>
                <w:szCs w:val="19"/>
              </w:rPr>
              <w:t>.</w:t>
            </w:r>
          </w:p>
        </w:tc>
        <w:tc>
          <w:tcPr>
            <w:tcW w:w="7904" w:type="dxa"/>
          </w:tcPr>
          <w:p w14:paraId="55A2A8DA" w14:textId="407BD8FA" w:rsidR="0044214D" w:rsidRPr="0094332D" w:rsidRDefault="0044214D" w:rsidP="0044214D">
            <w:pPr>
              <w:spacing w:after="160" w:line="360" w:lineRule="auto"/>
              <w:rPr>
                <w:b/>
                <w:bCs/>
                <w:szCs w:val="19"/>
              </w:rPr>
            </w:pPr>
            <w:r w:rsidRPr="0094332D">
              <w:rPr>
                <w:szCs w:val="19"/>
              </w:rPr>
              <w:t>Beslutninger om salg af større grundarealer eller betydelige fælles bestanddele, der ikke medfører, at den enkelte ejerlejlighedsejers forpligtigelser over for ejerforeningen forøges, kan træffes med tilslutning fra mindst 9/10 af ejerne i foreningen efter fordelingstal og antal.</w:t>
            </w:r>
          </w:p>
        </w:tc>
      </w:tr>
      <w:tr w:rsidR="0044214D" w:rsidRPr="00C467BE" w14:paraId="224AE9D7" w14:textId="77777777" w:rsidTr="00785A0A">
        <w:tc>
          <w:tcPr>
            <w:tcW w:w="1418" w:type="dxa"/>
          </w:tcPr>
          <w:p w14:paraId="277490AB" w14:textId="2FE7357B" w:rsidR="0044214D" w:rsidRDefault="0044214D" w:rsidP="0044214D">
            <w:pPr>
              <w:spacing w:after="160" w:line="360" w:lineRule="auto"/>
              <w:jc w:val="left"/>
              <w:rPr>
                <w:szCs w:val="19"/>
              </w:rPr>
            </w:pPr>
            <w:r w:rsidRPr="0094332D">
              <w:rPr>
                <w:b/>
                <w:bCs/>
                <w:szCs w:val="19"/>
              </w:rPr>
              <w:t>§ 7</w:t>
            </w:r>
          </w:p>
        </w:tc>
        <w:tc>
          <w:tcPr>
            <w:tcW w:w="7904" w:type="dxa"/>
          </w:tcPr>
          <w:p w14:paraId="3DDEAACA" w14:textId="53FB766A" w:rsidR="0044214D" w:rsidRPr="0094332D" w:rsidRDefault="0044214D" w:rsidP="0044214D">
            <w:pPr>
              <w:spacing w:after="160" w:line="360" w:lineRule="auto"/>
              <w:rPr>
                <w:szCs w:val="19"/>
              </w:rPr>
            </w:pPr>
            <w:r w:rsidRPr="0094332D">
              <w:rPr>
                <w:b/>
                <w:bCs/>
                <w:szCs w:val="19"/>
              </w:rPr>
              <w:t>Vetoret</w:t>
            </w:r>
          </w:p>
        </w:tc>
      </w:tr>
      <w:tr w:rsidR="0044214D" w:rsidRPr="00C467BE" w14:paraId="13FCDCB4" w14:textId="77777777" w:rsidTr="00785A0A">
        <w:tc>
          <w:tcPr>
            <w:tcW w:w="1418" w:type="dxa"/>
          </w:tcPr>
          <w:p w14:paraId="55F5B7A9" w14:textId="79F0DA9E" w:rsidR="0044214D" w:rsidRPr="0094332D" w:rsidRDefault="0044214D" w:rsidP="0044214D">
            <w:pPr>
              <w:spacing w:after="160" w:line="360" w:lineRule="auto"/>
              <w:jc w:val="left"/>
              <w:rPr>
                <w:b/>
                <w:bCs/>
                <w:szCs w:val="19"/>
              </w:rPr>
            </w:pPr>
            <w:r>
              <w:rPr>
                <w:szCs w:val="19"/>
              </w:rPr>
              <w:t>§ 7, stk. 1</w:t>
            </w:r>
            <w:r w:rsidR="003C0588">
              <w:rPr>
                <w:szCs w:val="19"/>
              </w:rPr>
              <w:t>.</w:t>
            </w:r>
          </w:p>
        </w:tc>
        <w:tc>
          <w:tcPr>
            <w:tcW w:w="7904" w:type="dxa"/>
          </w:tcPr>
          <w:p w14:paraId="4E93B7BE" w14:textId="0EE2131A" w:rsidR="0044214D" w:rsidRPr="0094332D" w:rsidRDefault="0044214D" w:rsidP="0044214D">
            <w:pPr>
              <w:spacing w:after="160" w:line="360" w:lineRule="auto"/>
              <w:rPr>
                <w:b/>
                <w:bCs/>
                <w:szCs w:val="19"/>
              </w:rPr>
            </w:pPr>
            <w:r w:rsidRPr="0094332D">
              <w:rPr>
                <w:szCs w:val="19"/>
              </w:rPr>
              <w:t>Vedtægtsændringer og beslutninger, hvorved retsstillingen mellem ejerne forskydes, og beslutninger, der medfører indskrænkninger i særrettigheder, eller medfører</w:t>
            </w:r>
            <w:r w:rsidR="00D262BE">
              <w:rPr>
                <w:szCs w:val="19"/>
              </w:rPr>
              <w:t>,</w:t>
            </w:r>
            <w:r w:rsidRPr="0094332D">
              <w:rPr>
                <w:szCs w:val="19"/>
              </w:rPr>
              <w:t xml:space="preserve"> at ejerne pålægges yderligere forpligtelser, kræver samme flertal som de vedtægtsændringer, der omfattes af §§ 4 og 6, samt tillige samtykke fra de ejere, hvis retsstilling forringes. Dette gælder dog ikke, såfremt andet følger af ejerlejlighedsloven eller normalvedtægtens §§ 4 og 6, herunder at der foretages mindre, nødvendige justeringer af fordelingstal, hvor beslutninger efter § 6 nødvendiggør det</w:t>
            </w:r>
            <w:r>
              <w:rPr>
                <w:szCs w:val="19"/>
              </w:rPr>
              <w:t>.</w:t>
            </w:r>
          </w:p>
        </w:tc>
      </w:tr>
      <w:tr w:rsidR="0044214D" w:rsidRPr="00C467BE" w14:paraId="06A0B4C8" w14:textId="77777777" w:rsidTr="00785A0A">
        <w:tc>
          <w:tcPr>
            <w:tcW w:w="1418" w:type="dxa"/>
          </w:tcPr>
          <w:p w14:paraId="6492D5AD" w14:textId="27FFDBA2" w:rsidR="0044214D" w:rsidRPr="0079470B" w:rsidRDefault="0044214D" w:rsidP="0044214D">
            <w:pPr>
              <w:spacing w:after="160" w:line="360" w:lineRule="auto"/>
              <w:jc w:val="left"/>
              <w:rPr>
                <w:szCs w:val="19"/>
              </w:rPr>
            </w:pPr>
            <w:r w:rsidRPr="0079470B">
              <w:rPr>
                <w:szCs w:val="19"/>
              </w:rPr>
              <w:t>§ 7, stk. 1A</w:t>
            </w:r>
            <w:r w:rsidR="003C0588" w:rsidRPr="0079470B">
              <w:rPr>
                <w:szCs w:val="19"/>
              </w:rPr>
              <w:t>.</w:t>
            </w:r>
          </w:p>
        </w:tc>
        <w:tc>
          <w:tcPr>
            <w:tcW w:w="7904" w:type="dxa"/>
          </w:tcPr>
          <w:p w14:paraId="701C3EC3" w14:textId="53979D3A" w:rsidR="0044214D" w:rsidRPr="0094332D" w:rsidRDefault="0044214D" w:rsidP="0044214D">
            <w:pPr>
              <w:spacing w:after="160" w:line="360" w:lineRule="auto"/>
              <w:rPr>
                <w:szCs w:val="19"/>
              </w:rPr>
            </w:pPr>
            <w:bookmarkStart w:id="5" w:name="_Hlk103014325"/>
            <w:r w:rsidRPr="00C8399C">
              <w:rPr>
                <w:szCs w:val="19"/>
              </w:rPr>
              <w:t xml:space="preserve">Så </w:t>
            </w:r>
            <w:r w:rsidRPr="00B42341">
              <w:rPr>
                <w:szCs w:val="19"/>
              </w:rPr>
              <w:t xml:space="preserve">længe </w:t>
            </w:r>
            <w:r w:rsidR="00111BA3">
              <w:rPr>
                <w:szCs w:val="19"/>
              </w:rPr>
              <w:t>Ejendomsselskabet Strandvej 10</w:t>
            </w:r>
            <w:r w:rsidRPr="00B42341">
              <w:rPr>
                <w:szCs w:val="19"/>
              </w:rPr>
              <w:t xml:space="preserve"> ApS, CVR nr. </w:t>
            </w:r>
            <w:r w:rsidR="00111BA3" w:rsidRPr="00111BA3">
              <w:rPr>
                <w:noProof/>
                <w:snapToGrid w:val="0"/>
              </w:rPr>
              <w:t>29310793</w:t>
            </w:r>
            <w:r w:rsidRPr="00B42341">
              <w:rPr>
                <w:szCs w:val="19"/>
              </w:rPr>
              <w:t xml:space="preserve"> - eller</w:t>
            </w:r>
            <w:r w:rsidRPr="00C8399C">
              <w:rPr>
                <w:szCs w:val="19"/>
              </w:rPr>
              <w:t xml:space="preserve"> et dermed</w:t>
            </w:r>
            <w:r>
              <w:rPr>
                <w:szCs w:val="19"/>
              </w:rPr>
              <w:t xml:space="preserve"> </w:t>
            </w:r>
            <w:r w:rsidRPr="00C8399C">
              <w:rPr>
                <w:szCs w:val="19"/>
              </w:rPr>
              <w:t>koncernforbundet selskab – ejer en eller flere ejerlejligheder</w:t>
            </w:r>
            <w:r>
              <w:rPr>
                <w:szCs w:val="19"/>
              </w:rPr>
              <w:t xml:space="preserve"> i Ejerforeningen</w:t>
            </w:r>
            <w:r w:rsidRPr="00C8399C">
              <w:rPr>
                <w:szCs w:val="19"/>
              </w:rPr>
              <w:t>,</w:t>
            </w:r>
            <w:r>
              <w:rPr>
                <w:szCs w:val="19"/>
              </w:rPr>
              <w:t xml:space="preserve"> </w:t>
            </w:r>
            <w:r w:rsidRPr="00C8399C">
              <w:rPr>
                <w:szCs w:val="19"/>
              </w:rPr>
              <w:t xml:space="preserve">dog maksimalt i 3 år fra </w:t>
            </w:r>
            <w:r>
              <w:rPr>
                <w:szCs w:val="19"/>
              </w:rPr>
              <w:t>E</w:t>
            </w:r>
            <w:r w:rsidRPr="00C8399C">
              <w:rPr>
                <w:szCs w:val="19"/>
              </w:rPr>
              <w:t>jerforeningens stiftelse, kan der ikke</w:t>
            </w:r>
            <w:r>
              <w:rPr>
                <w:szCs w:val="19"/>
              </w:rPr>
              <w:t xml:space="preserve"> </w:t>
            </w:r>
            <w:r w:rsidRPr="00B42341">
              <w:rPr>
                <w:szCs w:val="19"/>
              </w:rPr>
              <w:t>uden</w:t>
            </w:r>
            <w:r w:rsidR="00780237">
              <w:rPr>
                <w:szCs w:val="19"/>
              </w:rPr>
              <w:t xml:space="preserve"> Ejendomsselskabet Strandvej 10</w:t>
            </w:r>
            <w:r w:rsidR="00780237" w:rsidRPr="00B42341">
              <w:rPr>
                <w:szCs w:val="19"/>
              </w:rPr>
              <w:t xml:space="preserve"> </w:t>
            </w:r>
            <w:r w:rsidRPr="00B42341">
              <w:rPr>
                <w:szCs w:val="19"/>
              </w:rPr>
              <w:t>ApS’s samtykke</w:t>
            </w:r>
            <w:r w:rsidRPr="00C8399C">
              <w:rPr>
                <w:szCs w:val="19"/>
              </w:rPr>
              <w:t xml:space="preserve"> ske ændringer i</w:t>
            </w:r>
            <w:r>
              <w:rPr>
                <w:szCs w:val="19"/>
              </w:rPr>
              <w:t xml:space="preserve"> </w:t>
            </w:r>
            <w:r w:rsidRPr="00C8399C">
              <w:rPr>
                <w:szCs w:val="19"/>
              </w:rPr>
              <w:t>vedtægterne.</w:t>
            </w:r>
            <w:bookmarkEnd w:id="5"/>
          </w:p>
        </w:tc>
      </w:tr>
      <w:tr w:rsidR="0044214D" w:rsidRPr="00C467BE" w14:paraId="24F538D5" w14:textId="77777777" w:rsidTr="00785A0A">
        <w:tc>
          <w:tcPr>
            <w:tcW w:w="1418" w:type="dxa"/>
          </w:tcPr>
          <w:p w14:paraId="3DE76D2D" w14:textId="60CB5455" w:rsidR="0044214D" w:rsidRDefault="0044214D" w:rsidP="0044214D">
            <w:pPr>
              <w:spacing w:after="160" w:line="360" w:lineRule="auto"/>
              <w:jc w:val="left"/>
              <w:rPr>
                <w:szCs w:val="19"/>
              </w:rPr>
            </w:pPr>
            <w:r w:rsidRPr="0094332D">
              <w:rPr>
                <w:b/>
                <w:bCs/>
                <w:szCs w:val="19"/>
              </w:rPr>
              <w:t>§ 8</w:t>
            </w:r>
          </w:p>
        </w:tc>
        <w:tc>
          <w:tcPr>
            <w:tcW w:w="7904" w:type="dxa"/>
          </w:tcPr>
          <w:p w14:paraId="72543EAC" w14:textId="736F3949" w:rsidR="0044214D" w:rsidRPr="00C8399C" w:rsidRDefault="0044214D" w:rsidP="0044214D">
            <w:pPr>
              <w:spacing w:after="160" w:line="360" w:lineRule="auto"/>
              <w:rPr>
                <w:szCs w:val="19"/>
              </w:rPr>
            </w:pPr>
            <w:r w:rsidRPr="0094332D">
              <w:rPr>
                <w:b/>
                <w:bCs/>
                <w:szCs w:val="19"/>
              </w:rPr>
              <w:t>Generalklausul</w:t>
            </w:r>
          </w:p>
        </w:tc>
      </w:tr>
      <w:tr w:rsidR="0044214D" w:rsidRPr="00C467BE" w14:paraId="1D7A1396" w14:textId="77777777" w:rsidTr="00785A0A">
        <w:tc>
          <w:tcPr>
            <w:tcW w:w="1418" w:type="dxa"/>
          </w:tcPr>
          <w:p w14:paraId="4B8613AA" w14:textId="6F4E11F8" w:rsidR="0044214D" w:rsidRPr="0094332D" w:rsidRDefault="0044214D" w:rsidP="0044214D">
            <w:pPr>
              <w:spacing w:after="160" w:line="360" w:lineRule="auto"/>
              <w:jc w:val="left"/>
              <w:rPr>
                <w:b/>
                <w:bCs/>
                <w:szCs w:val="19"/>
              </w:rPr>
            </w:pPr>
            <w:r>
              <w:rPr>
                <w:szCs w:val="19"/>
              </w:rPr>
              <w:t>§ 8, stk. 1</w:t>
            </w:r>
          </w:p>
        </w:tc>
        <w:tc>
          <w:tcPr>
            <w:tcW w:w="7904" w:type="dxa"/>
          </w:tcPr>
          <w:p w14:paraId="71AD393F" w14:textId="211444F1" w:rsidR="0044214D" w:rsidRPr="0094332D" w:rsidRDefault="0044214D" w:rsidP="0044214D">
            <w:pPr>
              <w:spacing w:after="160" w:line="360" w:lineRule="auto"/>
              <w:rPr>
                <w:b/>
                <w:bCs/>
                <w:szCs w:val="19"/>
              </w:rPr>
            </w:pPr>
            <w:r w:rsidRPr="0094332D">
              <w:rPr>
                <w:szCs w:val="19"/>
              </w:rPr>
              <w:t>Der må på generalforsamlingen ikke træffes beslutning, som åbenbart er egnet til at skaffe visse ejere eller andre en utilbørlig fordel på andre ejeres eller ejerforeningens bekostning. Tilsvarende gælder for beslutninger, der påfører en eller flere ejere en utilbørlig ulempe.</w:t>
            </w:r>
          </w:p>
        </w:tc>
      </w:tr>
      <w:tr w:rsidR="0044214D" w:rsidRPr="00C467BE" w14:paraId="52583D06" w14:textId="77777777" w:rsidTr="00785A0A">
        <w:tc>
          <w:tcPr>
            <w:tcW w:w="1418" w:type="dxa"/>
          </w:tcPr>
          <w:p w14:paraId="17EE6231" w14:textId="6F9FB20D" w:rsidR="0044214D" w:rsidRDefault="0044214D" w:rsidP="0044214D">
            <w:pPr>
              <w:spacing w:after="160" w:line="360" w:lineRule="auto"/>
              <w:jc w:val="left"/>
              <w:rPr>
                <w:szCs w:val="19"/>
              </w:rPr>
            </w:pPr>
            <w:r w:rsidRPr="0094332D">
              <w:rPr>
                <w:b/>
                <w:bCs/>
                <w:szCs w:val="19"/>
              </w:rPr>
              <w:t>§ 9</w:t>
            </w:r>
          </w:p>
        </w:tc>
        <w:tc>
          <w:tcPr>
            <w:tcW w:w="7904" w:type="dxa"/>
          </w:tcPr>
          <w:p w14:paraId="2F39AABF" w14:textId="5C7E8998" w:rsidR="0044214D" w:rsidRPr="0094332D" w:rsidRDefault="0044214D" w:rsidP="0044214D">
            <w:pPr>
              <w:spacing w:after="160" w:line="360" w:lineRule="auto"/>
              <w:rPr>
                <w:szCs w:val="19"/>
              </w:rPr>
            </w:pPr>
            <w:r w:rsidRPr="0094332D">
              <w:rPr>
                <w:b/>
                <w:bCs/>
                <w:szCs w:val="19"/>
              </w:rPr>
              <w:t>Ordinær generalforsamling</w:t>
            </w:r>
          </w:p>
        </w:tc>
      </w:tr>
      <w:tr w:rsidR="0044214D" w:rsidRPr="00C467BE" w14:paraId="5F78C8EC" w14:textId="77777777" w:rsidTr="00785A0A">
        <w:tc>
          <w:tcPr>
            <w:tcW w:w="1418" w:type="dxa"/>
          </w:tcPr>
          <w:p w14:paraId="1DF409CF" w14:textId="37C0FEBF" w:rsidR="0044214D" w:rsidRPr="0094332D" w:rsidRDefault="0044214D" w:rsidP="0044214D">
            <w:pPr>
              <w:spacing w:after="160" w:line="360" w:lineRule="auto"/>
              <w:jc w:val="left"/>
              <w:rPr>
                <w:b/>
                <w:bCs/>
                <w:szCs w:val="19"/>
              </w:rPr>
            </w:pPr>
            <w:r w:rsidRPr="0094332D">
              <w:rPr>
                <w:szCs w:val="19"/>
              </w:rPr>
              <w:t>§ 9, stk. 1.</w:t>
            </w:r>
          </w:p>
        </w:tc>
        <w:tc>
          <w:tcPr>
            <w:tcW w:w="7904" w:type="dxa"/>
          </w:tcPr>
          <w:p w14:paraId="01F9A647" w14:textId="77777777" w:rsidR="0044214D" w:rsidRPr="0094332D" w:rsidRDefault="0044214D" w:rsidP="0044214D">
            <w:pPr>
              <w:spacing w:after="160" w:line="360" w:lineRule="auto"/>
              <w:rPr>
                <w:szCs w:val="19"/>
              </w:rPr>
            </w:pPr>
            <w:r w:rsidRPr="00255DF7">
              <w:rPr>
                <w:szCs w:val="19"/>
              </w:rPr>
              <w:t>Ordinær generalforsamling afholdes hvert år senest 6 måneder efter udløbet af ejerforeningens regnskabsår.</w:t>
            </w:r>
            <w:r w:rsidRPr="0094332D">
              <w:rPr>
                <w:szCs w:val="19"/>
              </w:rPr>
              <w:t xml:space="preserve"> Dagsorden for denne skal omfatte mindst følgende punkter:</w:t>
            </w:r>
          </w:p>
          <w:p w14:paraId="616CB0CE" w14:textId="77777777" w:rsidR="0044214D" w:rsidRPr="0094332D" w:rsidRDefault="0044214D" w:rsidP="0044214D">
            <w:pPr>
              <w:spacing w:after="160" w:line="360" w:lineRule="auto"/>
              <w:rPr>
                <w:szCs w:val="19"/>
              </w:rPr>
            </w:pPr>
            <w:r w:rsidRPr="0094332D">
              <w:rPr>
                <w:szCs w:val="19"/>
              </w:rPr>
              <w:t>1) Valg af dirigent og referent.</w:t>
            </w:r>
          </w:p>
          <w:p w14:paraId="21C7C5D4" w14:textId="77777777" w:rsidR="0044214D" w:rsidRPr="0094332D" w:rsidRDefault="0044214D" w:rsidP="0044214D">
            <w:pPr>
              <w:spacing w:after="160" w:line="360" w:lineRule="auto"/>
              <w:rPr>
                <w:szCs w:val="19"/>
              </w:rPr>
            </w:pPr>
            <w:r w:rsidRPr="0094332D">
              <w:rPr>
                <w:szCs w:val="19"/>
              </w:rPr>
              <w:t>2) Bestyrelsens beretning for det senest forløbne år.</w:t>
            </w:r>
          </w:p>
          <w:p w14:paraId="07FD0B38" w14:textId="77777777" w:rsidR="0044214D" w:rsidRPr="0094332D" w:rsidRDefault="0044214D" w:rsidP="0044214D">
            <w:pPr>
              <w:spacing w:after="160" w:line="360" w:lineRule="auto"/>
              <w:rPr>
                <w:szCs w:val="19"/>
              </w:rPr>
            </w:pPr>
            <w:r w:rsidRPr="0094332D">
              <w:rPr>
                <w:szCs w:val="19"/>
              </w:rPr>
              <w:t xml:space="preserve">3) Forelæggelse af årsregnskab med revisors påtegning til godkendelse. </w:t>
            </w:r>
          </w:p>
          <w:p w14:paraId="11A41579" w14:textId="77777777" w:rsidR="0044214D" w:rsidRPr="0094332D" w:rsidRDefault="0044214D" w:rsidP="0044214D">
            <w:pPr>
              <w:spacing w:after="160" w:line="360" w:lineRule="auto"/>
              <w:rPr>
                <w:szCs w:val="19"/>
              </w:rPr>
            </w:pPr>
            <w:r w:rsidRPr="0094332D">
              <w:rPr>
                <w:szCs w:val="19"/>
              </w:rPr>
              <w:t xml:space="preserve">4) Forelæggelse af vedligeholdelsesplan for ejendommen til godkendelse. </w:t>
            </w:r>
          </w:p>
          <w:p w14:paraId="5ED88A4A" w14:textId="77777777" w:rsidR="0044214D" w:rsidRPr="0094332D" w:rsidRDefault="0044214D" w:rsidP="0044214D">
            <w:pPr>
              <w:spacing w:after="160" w:line="360" w:lineRule="auto"/>
              <w:rPr>
                <w:szCs w:val="19"/>
              </w:rPr>
            </w:pPr>
            <w:r w:rsidRPr="0094332D">
              <w:rPr>
                <w:szCs w:val="19"/>
              </w:rPr>
              <w:t xml:space="preserve">5) Forslag efter § 10. </w:t>
            </w:r>
          </w:p>
          <w:p w14:paraId="343E0FBA" w14:textId="77777777" w:rsidR="0044214D" w:rsidRPr="0094332D" w:rsidRDefault="0044214D" w:rsidP="0044214D">
            <w:pPr>
              <w:spacing w:after="160" w:line="360" w:lineRule="auto"/>
              <w:rPr>
                <w:szCs w:val="19"/>
              </w:rPr>
            </w:pPr>
            <w:r w:rsidRPr="0094332D">
              <w:rPr>
                <w:szCs w:val="19"/>
              </w:rPr>
              <w:t xml:space="preserve">6) Forelæggelse af budget til godkendelse. </w:t>
            </w:r>
          </w:p>
          <w:p w14:paraId="4BEE1A0D" w14:textId="77777777" w:rsidR="0044214D" w:rsidRPr="0094332D" w:rsidRDefault="0044214D" w:rsidP="0044214D">
            <w:pPr>
              <w:spacing w:after="160" w:line="360" w:lineRule="auto"/>
              <w:rPr>
                <w:szCs w:val="19"/>
              </w:rPr>
            </w:pPr>
            <w:r w:rsidRPr="0094332D">
              <w:rPr>
                <w:szCs w:val="19"/>
              </w:rPr>
              <w:t xml:space="preserve">7) Valg af formand for bestyrelsen i lige år. </w:t>
            </w:r>
          </w:p>
          <w:p w14:paraId="086A4981" w14:textId="77777777" w:rsidR="0044214D" w:rsidRPr="0094332D" w:rsidRDefault="0044214D" w:rsidP="0044214D">
            <w:pPr>
              <w:spacing w:after="160" w:line="360" w:lineRule="auto"/>
              <w:rPr>
                <w:szCs w:val="19"/>
              </w:rPr>
            </w:pPr>
            <w:r w:rsidRPr="0094332D">
              <w:rPr>
                <w:szCs w:val="19"/>
              </w:rPr>
              <w:t xml:space="preserve">8) Valg af andre medlemmer til bestyrelsen. </w:t>
            </w:r>
          </w:p>
          <w:p w14:paraId="7092991A" w14:textId="77777777" w:rsidR="0044214D" w:rsidRPr="0094332D" w:rsidRDefault="0044214D" w:rsidP="0044214D">
            <w:pPr>
              <w:spacing w:after="160" w:line="360" w:lineRule="auto"/>
              <w:rPr>
                <w:szCs w:val="19"/>
              </w:rPr>
            </w:pPr>
            <w:r w:rsidRPr="0094332D">
              <w:rPr>
                <w:szCs w:val="19"/>
              </w:rPr>
              <w:t xml:space="preserve">9) Valg af eventuelle suppleanter til bestyrelsen. </w:t>
            </w:r>
          </w:p>
          <w:p w14:paraId="43085FF9" w14:textId="77777777" w:rsidR="0044214D" w:rsidRPr="0094332D" w:rsidRDefault="0044214D" w:rsidP="0044214D">
            <w:pPr>
              <w:spacing w:after="160" w:line="360" w:lineRule="auto"/>
              <w:rPr>
                <w:szCs w:val="19"/>
              </w:rPr>
            </w:pPr>
            <w:r w:rsidRPr="0094332D">
              <w:rPr>
                <w:szCs w:val="19"/>
              </w:rPr>
              <w:t xml:space="preserve">10) Valg af revisor. </w:t>
            </w:r>
          </w:p>
          <w:p w14:paraId="36290A31" w14:textId="7AD8BE92" w:rsidR="0044214D" w:rsidRPr="0094332D" w:rsidRDefault="0044214D" w:rsidP="0044214D">
            <w:pPr>
              <w:spacing w:after="160" w:line="360" w:lineRule="auto"/>
              <w:rPr>
                <w:b/>
                <w:bCs/>
                <w:szCs w:val="19"/>
              </w:rPr>
            </w:pPr>
            <w:r w:rsidRPr="0094332D">
              <w:rPr>
                <w:szCs w:val="19"/>
              </w:rPr>
              <w:t>11) Eventuelt</w:t>
            </w:r>
            <w:r w:rsidR="003371FE">
              <w:rPr>
                <w:szCs w:val="19"/>
              </w:rPr>
              <w:t>.</w:t>
            </w:r>
          </w:p>
        </w:tc>
      </w:tr>
      <w:tr w:rsidR="0044214D" w:rsidRPr="00C467BE" w14:paraId="6CA55A5A" w14:textId="77777777" w:rsidTr="00785A0A">
        <w:tc>
          <w:tcPr>
            <w:tcW w:w="1418" w:type="dxa"/>
          </w:tcPr>
          <w:p w14:paraId="65721F2E" w14:textId="6813DAA7" w:rsidR="0044214D" w:rsidRPr="007F6ACF" w:rsidRDefault="0044214D" w:rsidP="0044214D">
            <w:pPr>
              <w:spacing w:after="160" w:line="360" w:lineRule="auto"/>
              <w:jc w:val="left"/>
              <w:rPr>
                <w:szCs w:val="19"/>
              </w:rPr>
            </w:pPr>
            <w:r w:rsidRPr="007F6ACF">
              <w:rPr>
                <w:szCs w:val="19"/>
              </w:rPr>
              <w:t>§ 9, stk. 1A</w:t>
            </w:r>
            <w:r w:rsidR="003371FE" w:rsidRPr="007F6ACF">
              <w:rPr>
                <w:szCs w:val="19"/>
              </w:rPr>
              <w:t>.</w:t>
            </w:r>
          </w:p>
        </w:tc>
        <w:tc>
          <w:tcPr>
            <w:tcW w:w="7904" w:type="dxa"/>
          </w:tcPr>
          <w:p w14:paraId="66232091" w14:textId="118FF215" w:rsidR="0044214D" w:rsidRPr="00255DF7" w:rsidRDefault="0044214D" w:rsidP="0044214D">
            <w:pPr>
              <w:spacing w:after="160" w:line="360" w:lineRule="auto"/>
              <w:rPr>
                <w:szCs w:val="19"/>
              </w:rPr>
            </w:pPr>
            <w:r w:rsidRPr="00322E9F">
              <w:rPr>
                <w:szCs w:val="19"/>
              </w:rPr>
              <w:t xml:space="preserve">Den ordinære generalforsamling </w:t>
            </w:r>
            <w:r w:rsidRPr="001F09F5">
              <w:rPr>
                <w:szCs w:val="19"/>
              </w:rPr>
              <w:t>afholdes i Syddjurs Kommune.</w:t>
            </w:r>
          </w:p>
        </w:tc>
      </w:tr>
      <w:tr w:rsidR="0044214D" w:rsidRPr="00C467BE" w14:paraId="0622A5D9" w14:textId="77777777" w:rsidTr="00785A0A">
        <w:tc>
          <w:tcPr>
            <w:tcW w:w="1418" w:type="dxa"/>
          </w:tcPr>
          <w:p w14:paraId="0781A891" w14:textId="5CB81CFF" w:rsidR="0044214D" w:rsidRDefault="0044214D" w:rsidP="0044214D">
            <w:pPr>
              <w:spacing w:after="160" w:line="360" w:lineRule="auto"/>
              <w:jc w:val="left"/>
              <w:rPr>
                <w:szCs w:val="19"/>
              </w:rPr>
            </w:pPr>
            <w:r w:rsidRPr="007F6ACF">
              <w:rPr>
                <w:szCs w:val="19"/>
              </w:rPr>
              <w:t>§ 9, stk. 1B</w:t>
            </w:r>
            <w:r w:rsidR="003371FE" w:rsidRPr="007F6ACF">
              <w:rPr>
                <w:szCs w:val="19"/>
              </w:rPr>
              <w:t>.</w:t>
            </w:r>
          </w:p>
        </w:tc>
        <w:tc>
          <w:tcPr>
            <w:tcW w:w="7904" w:type="dxa"/>
          </w:tcPr>
          <w:p w14:paraId="142C64C5" w14:textId="6252614D" w:rsidR="0044214D" w:rsidRPr="00322E9F" w:rsidRDefault="0044214D" w:rsidP="0044214D">
            <w:pPr>
              <w:spacing w:after="160" w:line="360" w:lineRule="auto"/>
              <w:rPr>
                <w:szCs w:val="19"/>
              </w:rPr>
            </w:pPr>
            <w:r w:rsidRPr="00322E9F">
              <w:rPr>
                <w:szCs w:val="19"/>
              </w:rPr>
              <w:t xml:space="preserve">Forslag til budget, jf. § 9, stk. 1, </w:t>
            </w:r>
            <w:r w:rsidR="003371FE">
              <w:rPr>
                <w:szCs w:val="19"/>
              </w:rPr>
              <w:t xml:space="preserve">nr. </w:t>
            </w:r>
            <w:r w:rsidRPr="00322E9F">
              <w:rPr>
                <w:szCs w:val="19"/>
              </w:rPr>
              <w:t>6</w:t>
            </w:r>
            <w:r w:rsidR="003371FE">
              <w:rPr>
                <w:szCs w:val="19"/>
              </w:rPr>
              <w:t>,</w:t>
            </w:r>
            <w:r w:rsidRPr="00322E9F">
              <w:rPr>
                <w:szCs w:val="19"/>
              </w:rPr>
              <w:t xml:space="preserve"> skal indeholde forslag til</w:t>
            </w:r>
            <w:r>
              <w:rPr>
                <w:szCs w:val="19"/>
              </w:rPr>
              <w:t xml:space="preserve"> </w:t>
            </w:r>
            <w:r w:rsidRPr="00322E9F">
              <w:rPr>
                <w:szCs w:val="19"/>
              </w:rPr>
              <w:t>kontingent.</w:t>
            </w:r>
          </w:p>
        </w:tc>
      </w:tr>
      <w:tr w:rsidR="0044214D" w:rsidRPr="00C467BE" w14:paraId="1CB6DC7D" w14:textId="77777777" w:rsidTr="00785A0A">
        <w:trPr>
          <w:trHeight w:val="841"/>
        </w:trPr>
        <w:tc>
          <w:tcPr>
            <w:tcW w:w="1418" w:type="dxa"/>
          </w:tcPr>
          <w:p w14:paraId="4024E1ED" w14:textId="1C4211F5" w:rsidR="0044214D" w:rsidRDefault="0044214D" w:rsidP="0044214D">
            <w:pPr>
              <w:spacing w:after="160" w:line="360" w:lineRule="auto"/>
              <w:jc w:val="left"/>
              <w:rPr>
                <w:szCs w:val="19"/>
              </w:rPr>
            </w:pPr>
            <w:r w:rsidRPr="0094332D">
              <w:rPr>
                <w:szCs w:val="19"/>
              </w:rPr>
              <w:t xml:space="preserve">§ 9, stk. 2. </w:t>
            </w:r>
          </w:p>
        </w:tc>
        <w:tc>
          <w:tcPr>
            <w:tcW w:w="7904" w:type="dxa"/>
          </w:tcPr>
          <w:p w14:paraId="61FC0774" w14:textId="2DB7A8CA" w:rsidR="0044214D" w:rsidRPr="00322E9F" w:rsidRDefault="0044214D" w:rsidP="0044214D">
            <w:pPr>
              <w:spacing w:line="360" w:lineRule="auto"/>
            </w:pPr>
            <w:r w:rsidRPr="0094332D">
              <w:t>Den ordinære generalforsamling indkaldes skriftligt af bestyrelsen med mindst 4 ugers og højst 8 ugers varsel. Årsregnskab og budget gøres tilgængeligt sammen med indkaldelsen eller senest 1 uge før generalforsamlingen.</w:t>
            </w:r>
          </w:p>
        </w:tc>
      </w:tr>
      <w:tr w:rsidR="0044214D" w:rsidRPr="00C467BE" w14:paraId="0871E544" w14:textId="77777777" w:rsidTr="00785A0A">
        <w:trPr>
          <w:trHeight w:val="545"/>
        </w:trPr>
        <w:tc>
          <w:tcPr>
            <w:tcW w:w="1418" w:type="dxa"/>
          </w:tcPr>
          <w:p w14:paraId="4158A7D7" w14:textId="5B49583C" w:rsidR="0044214D" w:rsidRPr="0094332D" w:rsidRDefault="0044214D" w:rsidP="0044214D">
            <w:pPr>
              <w:spacing w:after="160" w:line="360" w:lineRule="auto"/>
              <w:jc w:val="left"/>
              <w:rPr>
                <w:szCs w:val="19"/>
              </w:rPr>
            </w:pPr>
            <w:r w:rsidRPr="007F6ACF">
              <w:rPr>
                <w:szCs w:val="19"/>
              </w:rPr>
              <w:t>§ 9, stk. 2A</w:t>
            </w:r>
            <w:r w:rsidR="000079F5" w:rsidRPr="007F6ACF">
              <w:rPr>
                <w:szCs w:val="19"/>
              </w:rPr>
              <w:t>.</w:t>
            </w:r>
          </w:p>
        </w:tc>
        <w:tc>
          <w:tcPr>
            <w:tcW w:w="7904" w:type="dxa"/>
          </w:tcPr>
          <w:p w14:paraId="012BCD5C" w14:textId="48A41E52" w:rsidR="0044214D" w:rsidRPr="0094332D" w:rsidRDefault="0044214D" w:rsidP="0044214D">
            <w:pPr>
              <w:spacing w:line="360" w:lineRule="auto"/>
              <w:rPr>
                <w:szCs w:val="19"/>
              </w:rPr>
            </w:pPr>
            <w:r w:rsidRPr="00C15766">
              <w:rPr>
                <w:szCs w:val="19"/>
              </w:rPr>
              <w:t xml:space="preserve">Indeholder dagsordenen </w:t>
            </w:r>
            <w:r w:rsidR="003371FE" w:rsidRPr="00C15766">
              <w:rPr>
                <w:szCs w:val="19"/>
              </w:rPr>
              <w:t xml:space="preserve">forslag </w:t>
            </w:r>
            <w:r w:rsidRPr="00C15766">
              <w:rPr>
                <w:szCs w:val="19"/>
              </w:rPr>
              <w:t>jf. § 9, stk. 1, nr. 5, der skal vedtages med særlig majoritet, skal dette fremgå af indkaldelsen til generalforsamlingen.</w:t>
            </w:r>
          </w:p>
        </w:tc>
      </w:tr>
      <w:tr w:rsidR="0044214D" w:rsidRPr="00C467BE" w14:paraId="5C7F7B1F" w14:textId="77777777" w:rsidTr="00785A0A">
        <w:tc>
          <w:tcPr>
            <w:tcW w:w="1418" w:type="dxa"/>
          </w:tcPr>
          <w:p w14:paraId="7DA731EE" w14:textId="21A3499A" w:rsidR="0044214D" w:rsidRDefault="0044214D" w:rsidP="0044214D">
            <w:pPr>
              <w:spacing w:after="160" w:line="360" w:lineRule="auto"/>
              <w:jc w:val="left"/>
              <w:rPr>
                <w:szCs w:val="19"/>
              </w:rPr>
            </w:pPr>
            <w:r w:rsidRPr="0094332D">
              <w:rPr>
                <w:szCs w:val="19"/>
              </w:rPr>
              <w:t>§ 9, stk. 3.</w:t>
            </w:r>
          </w:p>
        </w:tc>
        <w:tc>
          <w:tcPr>
            <w:tcW w:w="7904" w:type="dxa"/>
          </w:tcPr>
          <w:p w14:paraId="12337E43" w14:textId="2CBB4668" w:rsidR="0044214D" w:rsidRPr="00C15766" w:rsidRDefault="0044214D" w:rsidP="0044214D">
            <w:pPr>
              <w:tabs>
                <w:tab w:val="right" w:pos="7688"/>
              </w:tabs>
              <w:spacing w:line="360" w:lineRule="auto"/>
              <w:rPr>
                <w:szCs w:val="19"/>
              </w:rPr>
            </w:pPr>
            <w:r w:rsidRPr="0094332D">
              <w:rPr>
                <w:szCs w:val="19"/>
              </w:rPr>
              <w:t>Indkaldelsen skal angive tid og sted for generalforsamlingen samt dagsordenen.</w:t>
            </w:r>
            <w:r>
              <w:rPr>
                <w:szCs w:val="19"/>
              </w:rPr>
              <w:tab/>
            </w:r>
          </w:p>
        </w:tc>
      </w:tr>
      <w:tr w:rsidR="0044214D" w:rsidRPr="00C467BE" w14:paraId="37932D4C" w14:textId="77777777" w:rsidTr="00785A0A">
        <w:tc>
          <w:tcPr>
            <w:tcW w:w="1418" w:type="dxa"/>
          </w:tcPr>
          <w:p w14:paraId="0E595E01" w14:textId="29C9B881" w:rsidR="0044214D" w:rsidRPr="0094332D" w:rsidRDefault="0044214D" w:rsidP="0044214D">
            <w:pPr>
              <w:spacing w:after="160" w:line="360" w:lineRule="auto"/>
              <w:jc w:val="left"/>
              <w:rPr>
                <w:szCs w:val="19"/>
              </w:rPr>
            </w:pPr>
            <w:r w:rsidRPr="0094332D">
              <w:rPr>
                <w:b/>
                <w:bCs/>
                <w:szCs w:val="19"/>
              </w:rPr>
              <w:t>§ 10</w:t>
            </w:r>
          </w:p>
        </w:tc>
        <w:tc>
          <w:tcPr>
            <w:tcW w:w="7904" w:type="dxa"/>
          </w:tcPr>
          <w:p w14:paraId="1577FF8B" w14:textId="3AB7F180" w:rsidR="0044214D" w:rsidRPr="0094332D" w:rsidRDefault="0044214D" w:rsidP="0044214D">
            <w:pPr>
              <w:tabs>
                <w:tab w:val="right" w:pos="7688"/>
              </w:tabs>
              <w:spacing w:line="360" w:lineRule="auto"/>
              <w:rPr>
                <w:szCs w:val="19"/>
              </w:rPr>
            </w:pPr>
            <w:r w:rsidRPr="0094332D">
              <w:rPr>
                <w:b/>
                <w:bCs/>
                <w:szCs w:val="19"/>
              </w:rPr>
              <w:t>Forslag</w:t>
            </w:r>
          </w:p>
        </w:tc>
      </w:tr>
      <w:tr w:rsidR="0044214D" w:rsidRPr="00C467BE" w14:paraId="17F26320" w14:textId="77777777" w:rsidTr="00785A0A">
        <w:tc>
          <w:tcPr>
            <w:tcW w:w="1418" w:type="dxa"/>
          </w:tcPr>
          <w:p w14:paraId="120153BC" w14:textId="48D1841D" w:rsidR="0044214D" w:rsidRPr="0094332D" w:rsidRDefault="0044214D" w:rsidP="0044214D">
            <w:pPr>
              <w:spacing w:after="160" w:line="360" w:lineRule="auto"/>
              <w:jc w:val="left"/>
              <w:rPr>
                <w:b/>
                <w:bCs/>
                <w:szCs w:val="19"/>
              </w:rPr>
            </w:pPr>
            <w:r w:rsidRPr="0094332D">
              <w:rPr>
                <w:szCs w:val="19"/>
              </w:rPr>
              <w:t>§ 10, stk. 1.</w:t>
            </w:r>
          </w:p>
        </w:tc>
        <w:tc>
          <w:tcPr>
            <w:tcW w:w="7904" w:type="dxa"/>
          </w:tcPr>
          <w:p w14:paraId="57F61E39" w14:textId="28C61CEF" w:rsidR="0044214D" w:rsidRPr="0094332D" w:rsidRDefault="0044214D" w:rsidP="0044214D">
            <w:pPr>
              <w:tabs>
                <w:tab w:val="right" w:pos="7688"/>
              </w:tabs>
              <w:spacing w:line="360" w:lineRule="auto"/>
              <w:rPr>
                <w:b/>
                <w:bCs/>
                <w:szCs w:val="19"/>
              </w:rPr>
            </w:pPr>
            <w:r w:rsidRPr="0094332D">
              <w:rPr>
                <w:szCs w:val="19"/>
              </w:rPr>
              <w:t>Bestyrelsen og enhver ejer i foreningen har ret til at få et konkret angivet emne behandlet på den ordinære generalforsamling.</w:t>
            </w:r>
          </w:p>
        </w:tc>
      </w:tr>
      <w:tr w:rsidR="0044214D" w:rsidRPr="00C467BE" w14:paraId="73E70DBD" w14:textId="77777777" w:rsidTr="00785A0A">
        <w:tc>
          <w:tcPr>
            <w:tcW w:w="1418" w:type="dxa"/>
          </w:tcPr>
          <w:p w14:paraId="719781ED" w14:textId="02071409" w:rsidR="0044214D" w:rsidRPr="0094332D" w:rsidRDefault="0044214D" w:rsidP="0044214D">
            <w:pPr>
              <w:spacing w:after="160" w:line="360" w:lineRule="auto"/>
              <w:jc w:val="left"/>
              <w:rPr>
                <w:szCs w:val="19"/>
              </w:rPr>
            </w:pPr>
            <w:r w:rsidRPr="0094332D">
              <w:rPr>
                <w:szCs w:val="19"/>
              </w:rPr>
              <w:t xml:space="preserve">§ 10, stk. 2. </w:t>
            </w:r>
          </w:p>
        </w:tc>
        <w:tc>
          <w:tcPr>
            <w:tcW w:w="7904" w:type="dxa"/>
          </w:tcPr>
          <w:p w14:paraId="5C604294" w14:textId="649840DC" w:rsidR="0044214D" w:rsidRPr="0094332D" w:rsidRDefault="0044214D" w:rsidP="0044214D">
            <w:pPr>
              <w:tabs>
                <w:tab w:val="right" w:pos="7688"/>
              </w:tabs>
              <w:spacing w:line="360" w:lineRule="auto"/>
              <w:rPr>
                <w:szCs w:val="19"/>
              </w:rPr>
            </w:pPr>
            <w:r w:rsidRPr="0094332D">
              <w:rPr>
                <w:szCs w:val="19"/>
              </w:rPr>
              <w:t>Forslag til behandling på generalforsamlingen skal være bestyrelsens formand i hænde senest 3 uger før generalforsamlingen. Forslag inkl. nødvendige bilag mv. skal gøres tilgængelige for ejerne senest 1 uge før generalforsamlingen.</w:t>
            </w:r>
          </w:p>
        </w:tc>
      </w:tr>
      <w:tr w:rsidR="0044214D" w:rsidRPr="00C467BE" w14:paraId="3A549FC9" w14:textId="77777777" w:rsidTr="00785A0A">
        <w:tc>
          <w:tcPr>
            <w:tcW w:w="1418" w:type="dxa"/>
          </w:tcPr>
          <w:p w14:paraId="15E914A5" w14:textId="5B82AA53" w:rsidR="0044214D" w:rsidRPr="0094332D" w:rsidRDefault="0044214D" w:rsidP="0044214D">
            <w:pPr>
              <w:spacing w:after="160" w:line="360" w:lineRule="auto"/>
              <w:jc w:val="left"/>
              <w:rPr>
                <w:szCs w:val="19"/>
              </w:rPr>
            </w:pPr>
            <w:r w:rsidRPr="0094332D">
              <w:rPr>
                <w:szCs w:val="19"/>
              </w:rPr>
              <w:t xml:space="preserve">§ 10, stk. 3. </w:t>
            </w:r>
          </w:p>
        </w:tc>
        <w:tc>
          <w:tcPr>
            <w:tcW w:w="7904" w:type="dxa"/>
          </w:tcPr>
          <w:p w14:paraId="29C9B5EA" w14:textId="3ECD16DB" w:rsidR="0044214D" w:rsidRPr="0094332D" w:rsidRDefault="0044214D" w:rsidP="0044214D">
            <w:pPr>
              <w:tabs>
                <w:tab w:val="right" w:pos="7688"/>
              </w:tabs>
              <w:spacing w:line="276" w:lineRule="auto"/>
              <w:rPr>
                <w:szCs w:val="19"/>
              </w:rPr>
            </w:pPr>
            <w:r w:rsidRPr="0094332D">
              <w:rPr>
                <w:szCs w:val="19"/>
              </w:rPr>
              <w:t>Ændringsforslag kan stilles på generalforsamlingen.</w:t>
            </w:r>
          </w:p>
        </w:tc>
      </w:tr>
      <w:tr w:rsidR="0044214D" w:rsidRPr="00C467BE" w14:paraId="3C8E7C96" w14:textId="77777777" w:rsidTr="00785A0A">
        <w:tc>
          <w:tcPr>
            <w:tcW w:w="1418" w:type="dxa"/>
          </w:tcPr>
          <w:p w14:paraId="6A2054F6" w14:textId="414E6A86" w:rsidR="0044214D" w:rsidRPr="0094332D" w:rsidRDefault="0044214D" w:rsidP="0044214D">
            <w:pPr>
              <w:spacing w:after="160" w:line="360" w:lineRule="auto"/>
              <w:jc w:val="left"/>
              <w:rPr>
                <w:szCs w:val="19"/>
              </w:rPr>
            </w:pPr>
            <w:r w:rsidRPr="0094332D">
              <w:rPr>
                <w:szCs w:val="19"/>
              </w:rPr>
              <w:t>§ 10, stk. 4.</w:t>
            </w:r>
          </w:p>
        </w:tc>
        <w:tc>
          <w:tcPr>
            <w:tcW w:w="7904" w:type="dxa"/>
          </w:tcPr>
          <w:p w14:paraId="75684791" w14:textId="78595CF6" w:rsidR="0044214D" w:rsidRPr="0094332D" w:rsidRDefault="0044214D" w:rsidP="0044214D">
            <w:pPr>
              <w:tabs>
                <w:tab w:val="right" w:pos="7688"/>
              </w:tabs>
              <w:spacing w:line="360" w:lineRule="auto"/>
              <w:rPr>
                <w:szCs w:val="19"/>
              </w:rPr>
            </w:pPr>
            <w:r w:rsidRPr="0094332D">
              <w:rPr>
                <w:szCs w:val="19"/>
              </w:rPr>
              <w:t>Der kan ikke træffes bindende beslutning om punkter, der ikke er optaget på dagsordenen, medmindre alle ejere er til stede og samtykker.</w:t>
            </w:r>
          </w:p>
        </w:tc>
      </w:tr>
      <w:tr w:rsidR="0044214D" w:rsidRPr="00C467BE" w14:paraId="0F6EDA1D" w14:textId="77777777" w:rsidTr="00785A0A">
        <w:tc>
          <w:tcPr>
            <w:tcW w:w="1418" w:type="dxa"/>
          </w:tcPr>
          <w:p w14:paraId="4CAACE37" w14:textId="7876EFA1" w:rsidR="0044214D" w:rsidRPr="0094332D" w:rsidRDefault="0044214D" w:rsidP="0044214D">
            <w:pPr>
              <w:spacing w:after="160" w:line="360" w:lineRule="auto"/>
              <w:jc w:val="left"/>
              <w:rPr>
                <w:szCs w:val="19"/>
              </w:rPr>
            </w:pPr>
            <w:r w:rsidRPr="0094332D">
              <w:rPr>
                <w:b/>
                <w:bCs/>
                <w:szCs w:val="19"/>
              </w:rPr>
              <w:t>§ 11</w:t>
            </w:r>
          </w:p>
        </w:tc>
        <w:tc>
          <w:tcPr>
            <w:tcW w:w="7904" w:type="dxa"/>
          </w:tcPr>
          <w:p w14:paraId="4FB5E068" w14:textId="05D3EC20" w:rsidR="0044214D" w:rsidRPr="0094332D" w:rsidRDefault="0044214D" w:rsidP="0044214D">
            <w:pPr>
              <w:tabs>
                <w:tab w:val="right" w:pos="7688"/>
              </w:tabs>
              <w:spacing w:line="360" w:lineRule="auto"/>
              <w:rPr>
                <w:szCs w:val="19"/>
              </w:rPr>
            </w:pPr>
            <w:r w:rsidRPr="0094332D">
              <w:rPr>
                <w:b/>
                <w:bCs/>
                <w:szCs w:val="19"/>
              </w:rPr>
              <w:t>Ekstraordinær generalforsamling</w:t>
            </w:r>
          </w:p>
        </w:tc>
      </w:tr>
      <w:tr w:rsidR="0044214D" w:rsidRPr="00C467BE" w14:paraId="79C1D50D" w14:textId="77777777" w:rsidTr="00785A0A">
        <w:tc>
          <w:tcPr>
            <w:tcW w:w="1418" w:type="dxa"/>
          </w:tcPr>
          <w:p w14:paraId="4007755C" w14:textId="27CAD0C3" w:rsidR="0044214D" w:rsidRPr="0094332D" w:rsidRDefault="0044214D" w:rsidP="0044214D">
            <w:pPr>
              <w:spacing w:after="160" w:line="360" w:lineRule="auto"/>
              <w:jc w:val="left"/>
              <w:rPr>
                <w:b/>
                <w:bCs/>
                <w:szCs w:val="19"/>
              </w:rPr>
            </w:pPr>
            <w:r w:rsidRPr="0094332D">
              <w:rPr>
                <w:szCs w:val="19"/>
              </w:rPr>
              <w:t>§ 11, stk. 1</w:t>
            </w:r>
            <w:r w:rsidR="000079F5">
              <w:rPr>
                <w:szCs w:val="19"/>
              </w:rPr>
              <w:t>.</w:t>
            </w:r>
          </w:p>
        </w:tc>
        <w:tc>
          <w:tcPr>
            <w:tcW w:w="7904" w:type="dxa"/>
          </w:tcPr>
          <w:p w14:paraId="4703F0F2" w14:textId="77777777" w:rsidR="0044214D" w:rsidRPr="0094332D" w:rsidRDefault="0044214D" w:rsidP="0044214D">
            <w:pPr>
              <w:spacing w:after="160" w:line="360" w:lineRule="auto"/>
              <w:rPr>
                <w:szCs w:val="19"/>
              </w:rPr>
            </w:pPr>
            <w:r w:rsidRPr="0094332D">
              <w:rPr>
                <w:szCs w:val="19"/>
              </w:rPr>
              <w:t>Ekstraordinær generalforsamling afholdes, ud over de i § 5 og § 14, stk. 5, nævnte situationer, når:</w:t>
            </w:r>
          </w:p>
          <w:p w14:paraId="7D3F58C4" w14:textId="77777777" w:rsidR="0044214D" w:rsidRPr="0094332D" w:rsidRDefault="0044214D" w:rsidP="0044214D">
            <w:pPr>
              <w:spacing w:after="160" w:line="360" w:lineRule="auto"/>
              <w:rPr>
                <w:szCs w:val="19"/>
              </w:rPr>
            </w:pPr>
            <w:r w:rsidRPr="0094332D">
              <w:rPr>
                <w:szCs w:val="19"/>
              </w:rPr>
              <w:t xml:space="preserve">1) Bestyrelsen finder anledning dertil. </w:t>
            </w:r>
          </w:p>
          <w:p w14:paraId="023D43C7" w14:textId="77777777" w:rsidR="0044214D" w:rsidRPr="0094332D" w:rsidRDefault="0044214D" w:rsidP="0044214D">
            <w:pPr>
              <w:spacing w:after="160" w:line="360" w:lineRule="auto"/>
              <w:rPr>
                <w:szCs w:val="19"/>
              </w:rPr>
            </w:pPr>
            <w:r w:rsidRPr="0094332D">
              <w:rPr>
                <w:szCs w:val="19"/>
              </w:rPr>
              <w:t xml:space="preserve">2) Det til behandling af et konkret angivet emne begæres af mindst ¼ af ejerne i ejerforeningen efter fordelingstal eller antal. </w:t>
            </w:r>
          </w:p>
          <w:p w14:paraId="792E2156" w14:textId="035DE46A" w:rsidR="0044214D" w:rsidRPr="0094332D" w:rsidRDefault="0044214D" w:rsidP="0044214D">
            <w:pPr>
              <w:tabs>
                <w:tab w:val="right" w:pos="7688"/>
              </w:tabs>
              <w:spacing w:line="360" w:lineRule="auto"/>
              <w:rPr>
                <w:b/>
                <w:bCs/>
                <w:szCs w:val="19"/>
              </w:rPr>
            </w:pPr>
            <w:r w:rsidRPr="0094332D">
              <w:rPr>
                <w:szCs w:val="19"/>
              </w:rPr>
              <w:t>3) En tidligere generalforsamling har besluttet det.</w:t>
            </w:r>
          </w:p>
        </w:tc>
      </w:tr>
      <w:tr w:rsidR="0044214D" w:rsidRPr="00C467BE" w14:paraId="4FC6E85B" w14:textId="77777777" w:rsidTr="00785A0A">
        <w:tc>
          <w:tcPr>
            <w:tcW w:w="1418" w:type="dxa"/>
          </w:tcPr>
          <w:p w14:paraId="41B5846A" w14:textId="1CCCC49A" w:rsidR="0044214D" w:rsidRPr="0094332D" w:rsidRDefault="0044214D" w:rsidP="0044214D">
            <w:pPr>
              <w:spacing w:after="160" w:line="360" w:lineRule="auto"/>
              <w:jc w:val="left"/>
              <w:rPr>
                <w:szCs w:val="19"/>
              </w:rPr>
            </w:pPr>
            <w:r w:rsidRPr="0094332D">
              <w:rPr>
                <w:szCs w:val="19"/>
              </w:rPr>
              <w:t>§ 11, stk. 2.</w:t>
            </w:r>
          </w:p>
        </w:tc>
        <w:tc>
          <w:tcPr>
            <w:tcW w:w="7904" w:type="dxa"/>
          </w:tcPr>
          <w:p w14:paraId="6BA5B969" w14:textId="769EFDBE" w:rsidR="0044214D" w:rsidRPr="0094332D" w:rsidRDefault="0044214D" w:rsidP="0044214D">
            <w:pPr>
              <w:spacing w:after="160" w:line="360" w:lineRule="auto"/>
              <w:rPr>
                <w:szCs w:val="19"/>
              </w:rPr>
            </w:pPr>
            <w:r w:rsidRPr="0094332D">
              <w:rPr>
                <w:szCs w:val="19"/>
              </w:rPr>
              <w:t>Ekstraordinær generalforsamling indkaldes skriftligt af bestyrelsen med mindst 2 ugers varsel.</w:t>
            </w:r>
          </w:p>
        </w:tc>
      </w:tr>
      <w:tr w:rsidR="0044214D" w:rsidRPr="00C467BE" w14:paraId="0644724C" w14:textId="77777777" w:rsidTr="00785A0A">
        <w:tc>
          <w:tcPr>
            <w:tcW w:w="1418" w:type="dxa"/>
          </w:tcPr>
          <w:p w14:paraId="0BF91ADF" w14:textId="0AE1721A" w:rsidR="0044214D" w:rsidRPr="007F6ACF" w:rsidRDefault="0044214D" w:rsidP="0044214D">
            <w:pPr>
              <w:spacing w:after="160" w:line="360" w:lineRule="auto"/>
              <w:jc w:val="left"/>
              <w:rPr>
                <w:szCs w:val="19"/>
              </w:rPr>
            </w:pPr>
            <w:r w:rsidRPr="007F6ACF">
              <w:rPr>
                <w:szCs w:val="19"/>
              </w:rPr>
              <w:t>§ 11, stk. 3.</w:t>
            </w:r>
          </w:p>
        </w:tc>
        <w:tc>
          <w:tcPr>
            <w:tcW w:w="7904" w:type="dxa"/>
          </w:tcPr>
          <w:p w14:paraId="6E888432" w14:textId="05E31488" w:rsidR="0044214D" w:rsidRPr="0094332D" w:rsidRDefault="0044214D" w:rsidP="0044214D">
            <w:pPr>
              <w:spacing w:after="160" w:line="360" w:lineRule="auto"/>
              <w:rPr>
                <w:szCs w:val="19"/>
              </w:rPr>
            </w:pPr>
            <w:r w:rsidRPr="0094332D">
              <w:rPr>
                <w:szCs w:val="19"/>
              </w:rPr>
              <w:t>Indkaldelsen skal angive tid og sted for den ekstraordinære generalforsamling samt dagsordenen og nødvendige bilag.</w:t>
            </w:r>
          </w:p>
        </w:tc>
      </w:tr>
      <w:tr w:rsidR="0044214D" w:rsidRPr="00C467BE" w14:paraId="64F26480" w14:textId="77777777" w:rsidTr="00785A0A">
        <w:tc>
          <w:tcPr>
            <w:tcW w:w="1418" w:type="dxa"/>
          </w:tcPr>
          <w:p w14:paraId="4D7649DC" w14:textId="2AB78FF3" w:rsidR="0044214D" w:rsidRPr="007F6ACF" w:rsidRDefault="0044214D" w:rsidP="0044214D">
            <w:pPr>
              <w:spacing w:after="160" w:line="360" w:lineRule="auto"/>
              <w:jc w:val="left"/>
              <w:rPr>
                <w:szCs w:val="19"/>
              </w:rPr>
            </w:pPr>
            <w:r w:rsidRPr="007F6ACF">
              <w:rPr>
                <w:szCs w:val="19"/>
              </w:rPr>
              <w:t>§ 11, stk. 3A</w:t>
            </w:r>
            <w:r w:rsidR="000079F5" w:rsidRPr="007F6ACF">
              <w:rPr>
                <w:szCs w:val="19"/>
              </w:rPr>
              <w:t>.</w:t>
            </w:r>
          </w:p>
        </w:tc>
        <w:tc>
          <w:tcPr>
            <w:tcW w:w="7904" w:type="dxa"/>
          </w:tcPr>
          <w:p w14:paraId="4DFC5915" w14:textId="45837397" w:rsidR="0044214D" w:rsidRPr="0094332D" w:rsidRDefault="0044214D" w:rsidP="0044214D">
            <w:pPr>
              <w:spacing w:after="160" w:line="360" w:lineRule="auto"/>
              <w:rPr>
                <w:szCs w:val="19"/>
              </w:rPr>
            </w:pPr>
            <w:r w:rsidRPr="00BB4A3C">
              <w:rPr>
                <w:szCs w:val="19"/>
              </w:rPr>
              <w:t xml:space="preserve">Ekstraordinære generalforsamlinger </w:t>
            </w:r>
            <w:r w:rsidRPr="00EF6460">
              <w:rPr>
                <w:szCs w:val="19"/>
              </w:rPr>
              <w:t>afholdes i Syddjurs Kommune.</w:t>
            </w:r>
          </w:p>
        </w:tc>
      </w:tr>
      <w:tr w:rsidR="0044214D" w:rsidRPr="00C467BE" w14:paraId="0C8EA2EF" w14:textId="77777777" w:rsidTr="00785A0A">
        <w:tc>
          <w:tcPr>
            <w:tcW w:w="1418" w:type="dxa"/>
          </w:tcPr>
          <w:p w14:paraId="177BD8FE" w14:textId="591D6FC0" w:rsidR="0044214D" w:rsidRDefault="0044214D" w:rsidP="0044214D">
            <w:pPr>
              <w:spacing w:after="160" w:line="360" w:lineRule="auto"/>
              <w:jc w:val="left"/>
              <w:rPr>
                <w:szCs w:val="19"/>
              </w:rPr>
            </w:pPr>
            <w:r w:rsidRPr="0094332D">
              <w:rPr>
                <w:szCs w:val="19"/>
              </w:rPr>
              <w:t>§ 11, stk. 4.</w:t>
            </w:r>
          </w:p>
        </w:tc>
        <w:tc>
          <w:tcPr>
            <w:tcW w:w="7904" w:type="dxa"/>
          </w:tcPr>
          <w:p w14:paraId="05403DC7" w14:textId="595509AA" w:rsidR="0044214D" w:rsidRPr="00BB4A3C" w:rsidRDefault="0044214D" w:rsidP="0044214D">
            <w:pPr>
              <w:spacing w:after="160" w:line="360" w:lineRule="auto"/>
              <w:rPr>
                <w:szCs w:val="19"/>
              </w:rPr>
            </w:pPr>
            <w:r w:rsidRPr="0094332D">
              <w:rPr>
                <w:szCs w:val="19"/>
              </w:rPr>
              <w:t>Ændringsforslag kan stilles på den ekstraordinære generalforsamling.</w:t>
            </w:r>
          </w:p>
        </w:tc>
      </w:tr>
      <w:tr w:rsidR="0044214D" w:rsidRPr="00C467BE" w14:paraId="47D1EE0E" w14:textId="77777777" w:rsidTr="00785A0A">
        <w:trPr>
          <w:trHeight w:val="373"/>
        </w:trPr>
        <w:tc>
          <w:tcPr>
            <w:tcW w:w="1418" w:type="dxa"/>
          </w:tcPr>
          <w:p w14:paraId="70A16F00" w14:textId="133491CC" w:rsidR="0044214D" w:rsidRPr="0094332D" w:rsidRDefault="0044214D" w:rsidP="0044214D">
            <w:pPr>
              <w:spacing w:after="160" w:line="360" w:lineRule="auto"/>
              <w:jc w:val="left"/>
              <w:rPr>
                <w:szCs w:val="19"/>
              </w:rPr>
            </w:pPr>
            <w:r w:rsidRPr="0094332D">
              <w:rPr>
                <w:b/>
                <w:bCs/>
                <w:szCs w:val="19"/>
              </w:rPr>
              <w:t>§ 12</w:t>
            </w:r>
          </w:p>
        </w:tc>
        <w:tc>
          <w:tcPr>
            <w:tcW w:w="7904" w:type="dxa"/>
          </w:tcPr>
          <w:p w14:paraId="7C2C3A9F" w14:textId="62CA0D7C" w:rsidR="0044214D" w:rsidRPr="0094332D" w:rsidRDefault="0044214D" w:rsidP="0044214D">
            <w:pPr>
              <w:spacing w:after="160" w:line="360" w:lineRule="auto"/>
              <w:rPr>
                <w:szCs w:val="19"/>
              </w:rPr>
            </w:pPr>
            <w:r w:rsidRPr="0094332D">
              <w:rPr>
                <w:b/>
                <w:bCs/>
                <w:szCs w:val="19"/>
              </w:rPr>
              <w:t>Adgang, stemmeret og fuldmagt</w:t>
            </w:r>
          </w:p>
        </w:tc>
      </w:tr>
      <w:tr w:rsidR="0044214D" w:rsidRPr="00C467BE" w14:paraId="1FD38549" w14:textId="77777777" w:rsidTr="00785A0A">
        <w:tc>
          <w:tcPr>
            <w:tcW w:w="1418" w:type="dxa"/>
          </w:tcPr>
          <w:p w14:paraId="234AA153" w14:textId="5F1A1F36" w:rsidR="0044214D" w:rsidRPr="0094332D" w:rsidRDefault="0044214D" w:rsidP="0044214D">
            <w:pPr>
              <w:spacing w:after="160" w:line="360" w:lineRule="auto"/>
              <w:jc w:val="left"/>
              <w:rPr>
                <w:b/>
                <w:bCs/>
                <w:szCs w:val="19"/>
              </w:rPr>
            </w:pPr>
            <w:r w:rsidRPr="0094332D">
              <w:rPr>
                <w:szCs w:val="19"/>
              </w:rPr>
              <w:t>§ 12, stk. 1</w:t>
            </w:r>
            <w:r w:rsidR="000079F5">
              <w:rPr>
                <w:szCs w:val="19"/>
              </w:rPr>
              <w:t>.</w:t>
            </w:r>
          </w:p>
        </w:tc>
        <w:tc>
          <w:tcPr>
            <w:tcW w:w="7904" w:type="dxa"/>
          </w:tcPr>
          <w:p w14:paraId="5A58E89B" w14:textId="77777777" w:rsidR="0044214D" w:rsidRPr="0094332D" w:rsidRDefault="0044214D" w:rsidP="0044214D">
            <w:pPr>
              <w:spacing w:after="160" w:line="360" w:lineRule="auto"/>
              <w:rPr>
                <w:szCs w:val="19"/>
              </w:rPr>
            </w:pPr>
            <w:r w:rsidRPr="0094332D">
              <w:rPr>
                <w:szCs w:val="19"/>
              </w:rPr>
              <w:t xml:space="preserve">Følgende har adgang til generalforsamlingen: </w:t>
            </w:r>
          </w:p>
          <w:p w14:paraId="1FE06255" w14:textId="77777777" w:rsidR="0044214D" w:rsidRPr="0094332D" w:rsidRDefault="0044214D" w:rsidP="0044214D">
            <w:pPr>
              <w:spacing w:after="160" w:line="360" w:lineRule="auto"/>
              <w:rPr>
                <w:szCs w:val="19"/>
              </w:rPr>
            </w:pPr>
            <w:r w:rsidRPr="0094332D">
              <w:rPr>
                <w:szCs w:val="19"/>
              </w:rPr>
              <w:t xml:space="preserve">1) Enhver ejer i ejerforeningen. </w:t>
            </w:r>
          </w:p>
          <w:p w14:paraId="7E2914C4" w14:textId="77777777" w:rsidR="0044214D" w:rsidRPr="0094332D" w:rsidRDefault="0044214D" w:rsidP="0044214D">
            <w:pPr>
              <w:spacing w:after="160" w:line="360" w:lineRule="auto"/>
              <w:rPr>
                <w:szCs w:val="19"/>
              </w:rPr>
            </w:pPr>
            <w:r w:rsidRPr="0094332D">
              <w:rPr>
                <w:szCs w:val="19"/>
              </w:rPr>
              <w:t xml:space="preserve">2) Myndige medlemmer af en ejers husstand. </w:t>
            </w:r>
          </w:p>
          <w:p w14:paraId="090EA4C2" w14:textId="77777777" w:rsidR="0044214D" w:rsidRPr="0094332D" w:rsidRDefault="0044214D" w:rsidP="0044214D">
            <w:pPr>
              <w:spacing w:after="160" w:line="360" w:lineRule="auto"/>
              <w:rPr>
                <w:szCs w:val="19"/>
              </w:rPr>
            </w:pPr>
            <w:r w:rsidRPr="0094332D">
              <w:rPr>
                <w:szCs w:val="19"/>
              </w:rPr>
              <w:t>3) Myndige personer, som en ejer har givet fuldmagt til at møde.</w:t>
            </w:r>
          </w:p>
          <w:p w14:paraId="11D35C34" w14:textId="77777777" w:rsidR="0044214D" w:rsidRPr="0094332D" w:rsidRDefault="0044214D" w:rsidP="0044214D">
            <w:pPr>
              <w:spacing w:after="160" w:line="360" w:lineRule="auto"/>
              <w:rPr>
                <w:szCs w:val="19"/>
              </w:rPr>
            </w:pPr>
            <w:r w:rsidRPr="0094332D">
              <w:rPr>
                <w:szCs w:val="19"/>
              </w:rPr>
              <w:t xml:space="preserve">4) Bisiddere eller rådgivere for ejere. </w:t>
            </w:r>
          </w:p>
          <w:p w14:paraId="7484F36E" w14:textId="77777777" w:rsidR="0044214D" w:rsidRPr="0094332D" w:rsidRDefault="0044214D" w:rsidP="0044214D">
            <w:pPr>
              <w:spacing w:after="160" w:line="360" w:lineRule="auto"/>
              <w:rPr>
                <w:szCs w:val="19"/>
              </w:rPr>
            </w:pPr>
            <w:r w:rsidRPr="0094332D">
              <w:rPr>
                <w:szCs w:val="19"/>
              </w:rPr>
              <w:t xml:space="preserve">5) Ejerforeningens administrator og revisor. </w:t>
            </w:r>
          </w:p>
          <w:p w14:paraId="011BBAA2" w14:textId="2B7BBA2C" w:rsidR="0044214D" w:rsidRPr="0094332D" w:rsidRDefault="0044214D" w:rsidP="0044214D">
            <w:pPr>
              <w:spacing w:after="160" w:line="360" w:lineRule="auto"/>
              <w:rPr>
                <w:b/>
                <w:bCs/>
                <w:szCs w:val="19"/>
              </w:rPr>
            </w:pPr>
            <w:r w:rsidRPr="0094332D">
              <w:rPr>
                <w:szCs w:val="19"/>
              </w:rPr>
              <w:t>6) Bestyrelsens bisiddere eller andre personer indkaldt af bestyrelsen.</w:t>
            </w:r>
          </w:p>
        </w:tc>
      </w:tr>
      <w:tr w:rsidR="0044214D" w:rsidRPr="00C467BE" w14:paraId="697FF57B" w14:textId="77777777" w:rsidTr="00785A0A">
        <w:tc>
          <w:tcPr>
            <w:tcW w:w="1418" w:type="dxa"/>
          </w:tcPr>
          <w:p w14:paraId="162FACFB" w14:textId="12907A66" w:rsidR="0044214D" w:rsidRPr="0094332D" w:rsidRDefault="0044214D" w:rsidP="0044214D">
            <w:pPr>
              <w:spacing w:after="160" w:line="360" w:lineRule="auto"/>
              <w:jc w:val="left"/>
              <w:rPr>
                <w:szCs w:val="19"/>
              </w:rPr>
            </w:pPr>
            <w:r w:rsidRPr="007F6ACF">
              <w:rPr>
                <w:szCs w:val="19"/>
              </w:rPr>
              <w:t>§ 12, stk. 1A</w:t>
            </w:r>
            <w:r w:rsidR="00116DE4" w:rsidRPr="007F6ACF">
              <w:rPr>
                <w:szCs w:val="19"/>
              </w:rPr>
              <w:t>.</w:t>
            </w:r>
          </w:p>
        </w:tc>
        <w:tc>
          <w:tcPr>
            <w:tcW w:w="7904" w:type="dxa"/>
          </w:tcPr>
          <w:p w14:paraId="3E0BE5E9" w14:textId="2243E43F" w:rsidR="0044214D" w:rsidRPr="0094332D" w:rsidRDefault="0044214D" w:rsidP="0044214D">
            <w:pPr>
              <w:spacing w:after="160" w:line="360" w:lineRule="auto"/>
              <w:rPr>
                <w:szCs w:val="19"/>
              </w:rPr>
            </w:pPr>
            <w:r w:rsidRPr="00971D1B">
              <w:rPr>
                <w:szCs w:val="19"/>
              </w:rPr>
              <w:t>Bestyrelsen kan træffe beslutning om adgangsbegrænsning</w:t>
            </w:r>
            <w:r>
              <w:rPr>
                <w:szCs w:val="19"/>
              </w:rPr>
              <w:t xml:space="preserve"> t</w:t>
            </w:r>
            <w:r w:rsidRPr="00971D1B">
              <w:rPr>
                <w:szCs w:val="19"/>
              </w:rPr>
              <w:t xml:space="preserve">il </w:t>
            </w:r>
            <w:r>
              <w:rPr>
                <w:szCs w:val="19"/>
              </w:rPr>
              <w:t>g</w:t>
            </w:r>
            <w:r w:rsidRPr="00971D1B">
              <w:rPr>
                <w:szCs w:val="19"/>
              </w:rPr>
              <w:t>eneralforsamlin</w:t>
            </w:r>
            <w:r>
              <w:rPr>
                <w:szCs w:val="19"/>
              </w:rPr>
              <w:t>g</w:t>
            </w:r>
            <w:r w:rsidRPr="00971D1B">
              <w:rPr>
                <w:szCs w:val="19"/>
              </w:rPr>
              <w:t>en, eksempelvis at kun én repræsentant</w:t>
            </w:r>
            <w:r>
              <w:rPr>
                <w:szCs w:val="19"/>
              </w:rPr>
              <w:t xml:space="preserve"> </w:t>
            </w:r>
            <w:r w:rsidRPr="00971D1B">
              <w:rPr>
                <w:szCs w:val="19"/>
              </w:rPr>
              <w:t>pr. medlem får adgang.</w:t>
            </w:r>
          </w:p>
        </w:tc>
      </w:tr>
      <w:tr w:rsidR="0044214D" w:rsidRPr="00C467BE" w14:paraId="1D150479" w14:textId="77777777" w:rsidTr="00785A0A">
        <w:tc>
          <w:tcPr>
            <w:tcW w:w="1418" w:type="dxa"/>
          </w:tcPr>
          <w:p w14:paraId="3BB5A1E7" w14:textId="4BB464DC" w:rsidR="0044214D" w:rsidRPr="007F6ACF" w:rsidRDefault="0044214D" w:rsidP="0044214D">
            <w:pPr>
              <w:spacing w:after="160" w:line="360" w:lineRule="auto"/>
              <w:jc w:val="left"/>
              <w:rPr>
                <w:szCs w:val="19"/>
              </w:rPr>
            </w:pPr>
            <w:r w:rsidRPr="007F6ACF">
              <w:rPr>
                <w:szCs w:val="19"/>
              </w:rPr>
              <w:t>§ 12, stk. 2</w:t>
            </w:r>
            <w:r w:rsidR="00116DE4" w:rsidRPr="007F6ACF">
              <w:rPr>
                <w:szCs w:val="19"/>
              </w:rPr>
              <w:t>.</w:t>
            </w:r>
          </w:p>
        </w:tc>
        <w:tc>
          <w:tcPr>
            <w:tcW w:w="7904" w:type="dxa"/>
          </w:tcPr>
          <w:p w14:paraId="4210E459" w14:textId="482528E8" w:rsidR="0044214D" w:rsidRPr="00971D1B" w:rsidRDefault="0044214D" w:rsidP="0044214D">
            <w:pPr>
              <w:spacing w:after="160" w:line="360" w:lineRule="auto"/>
              <w:rPr>
                <w:szCs w:val="19"/>
              </w:rPr>
            </w:pPr>
            <w:r w:rsidRPr="0094332D">
              <w:rPr>
                <w:szCs w:val="19"/>
              </w:rPr>
              <w:t>Enhver ejer i ejerforeningen har stemmeret på generalforsamlingen. Stemmeretten kan udøves af ejerens ægtefælle/samlever. Stemmeretten kan desuden udøves af en myndig person eller ejerforeningens bestyrelse, som ejeren har givet skriftlig fuldmagt. Ejes en ejerlejlighed af et selskab, kan stemmeretten udøves af en fysisk person, der er ansat hos og repræsenterer ejeren. En ejer kan kun afgive én stemme pr. afstemning i henhold til fuldmagt fra en anden ejer.</w:t>
            </w:r>
          </w:p>
        </w:tc>
      </w:tr>
      <w:tr w:rsidR="0044214D" w:rsidRPr="00C467BE" w14:paraId="7F36426A" w14:textId="77777777" w:rsidTr="00785A0A">
        <w:tc>
          <w:tcPr>
            <w:tcW w:w="1418" w:type="dxa"/>
          </w:tcPr>
          <w:p w14:paraId="212862FE" w14:textId="628E228A" w:rsidR="0044214D" w:rsidRPr="007F6ACF" w:rsidRDefault="0044214D" w:rsidP="0044214D">
            <w:pPr>
              <w:spacing w:after="160" w:line="360" w:lineRule="auto"/>
              <w:jc w:val="left"/>
              <w:rPr>
                <w:szCs w:val="19"/>
              </w:rPr>
            </w:pPr>
            <w:r w:rsidRPr="007F6ACF">
              <w:rPr>
                <w:szCs w:val="19"/>
              </w:rPr>
              <w:t>§ 12, stk. 2A</w:t>
            </w:r>
            <w:r w:rsidR="00116DE4" w:rsidRPr="007F6ACF">
              <w:rPr>
                <w:szCs w:val="19"/>
              </w:rPr>
              <w:t>.</w:t>
            </w:r>
          </w:p>
        </w:tc>
        <w:tc>
          <w:tcPr>
            <w:tcW w:w="7904" w:type="dxa"/>
          </w:tcPr>
          <w:p w14:paraId="256A6F22" w14:textId="186E4943" w:rsidR="0044214D" w:rsidRPr="0094332D" w:rsidRDefault="0044214D" w:rsidP="0044214D">
            <w:pPr>
              <w:spacing w:after="160" w:line="360" w:lineRule="auto"/>
              <w:rPr>
                <w:szCs w:val="19"/>
              </w:rPr>
            </w:pPr>
            <w:r w:rsidRPr="006C15E5">
              <w:rPr>
                <w:szCs w:val="19"/>
              </w:rPr>
              <w:t>Møder en ejer ved fuldmægtig, skal skriftlig fuldmagt</w:t>
            </w:r>
            <w:r>
              <w:rPr>
                <w:szCs w:val="19"/>
              </w:rPr>
              <w:t xml:space="preserve"> </w:t>
            </w:r>
            <w:r w:rsidRPr="006C15E5">
              <w:rPr>
                <w:szCs w:val="19"/>
              </w:rPr>
              <w:t xml:space="preserve">forevises på </w:t>
            </w:r>
            <w:r>
              <w:rPr>
                <w:szCs w:val="19"/>
              </w:rPr>
              <w:t>g</w:t>
            </w:r>
            <w:r w:rsidRPr="006C15E5">
              <w:rPr>
                <w:szCs w:val="19"/>
              </w:rPr>
              <w:t>eneralforsamlingen.</w:t>
            </w:r>
          </w:p>
        </w:tc>
      </w:tr>
      <w:tr w:rsidR="0044214D" w:rsidRPr="00C467BE" w14:paraId="16757DA9" w14:textId="77777777" w:rsidTr="00785A0A">
        <w:tc>
          <w:tcPr>
            <w:tcW w:w="1418" w:type="dxa"/>
          </w:tcPr>
          <w:p w14:paraId="332EFD48" w14:textId="01CFE114" w:rsidR="0044214D" w:rsidRDefault="0044214D" w:rsidP="0044214D">
            <w:pPr>
              <w:spacing w:after="160" w:line="360" w:lineRule="auto"/>
              <w:jc w:val="left"/>
              <w:rPr>
                <w:szCs w:val="19"/>
              </w:rPr>
            </w:pPr>
            <w:r w:rsidRPr="0094332D">
              <w:rPr>
                <w:szCs w:val="19"/>
              </w:rPr>
              <w:t>§ 12, stk. 3</w:t>
            </w:r>
            <w:r w:rsidR="00116DE4">
              <w:rPr>
                <w:szCs w:val="19"/>
              </w:rPr>
              <w:t>.</w:t>
            </w:r>
          </w:p>
        </w:tc>
        <w:tc>
          <w:tcPr>
            <w:tcW w:w="7904" w:type="dxa"/>
          </w:tcPr>
          <w:p w14:paraId="2CB77E50" w14:textId="27AC4996" w:rsidR="0044214D" w:rsidRPr="006C15E5" w:rsidRDefault="0044214D" w:rsidP="0044214D">
            <w:pPr>
              <w:spacing w:after="160" w:line="360" w:lineRule="auto"/>
              <w:rPr>
                <w:szCs w:val="19"/>
              </w:rPr>
            </w:pPr>
            <w:r w:rsidRPr="0094332D">
              <w:rPr>
                <w:szCs w:val="19"/>
              </w:rPr>
              <w:t>For ejerlejligheder, der ejes af flere, tilkommer stemmeretten ejerne i forening. Er alle medejere ikke til stede på generalforsamlingen, anses de fremmødte medejere for bemyndiget til at stemme på alle medejeres vegne, medmindre de fraværende medejere inden generalforsamlingens begyndelse har meddelt bestyrelsen andet.</w:t>
            </w:r>
          </w:p>
        </w:tc>
      </w:tr>
      <w:tr w:rsidR="0044214D" w:rsidRPr="00C467BE" w14:paraId="210632FA" w14:textId="77777777" w:rsidTr="00785A0A">
        <w:tc>
          <w:tcPr>
            <w:tcW w:w="1418" w:type="dxa"/>
          </w:tcPr>
          <w:p w14:paraId="51287E76" w14:textId="526EEC7A" w:rsidR="0044214D" w:rsidRPr="0094332D" w:rsidRDefault="0044214D" w:rsidP="0044214D">
            <w:pPr>
              <w:spacing w:after="160" w:line="360" w:lineRule="auto"/>
              <w:jc w:val="left"/>
              <w:rPr>
                <w:szCs w:val="19"/>
              </w:rPr>
            </w:pPr>
            <w:r w:rsidRPr="0094332D">
              <w:rPr>
                <w:b/>
                <w:bCs/>
                <w:szCs w:val="19"/>
              </w:rPr>
              <w:t xml:space="preserve">§ 13 </w:t>
            </w:r>
          </w:p>
        </w:tc>
        <w:tc>
          <w:tcPr>
            <w:tcW w:w="7904" w:type="dxa"/>
          </w:tcPr>
          <w:p w14:paraId="198867E3" w14:textId="0472F444" w:rsidR="0044214D" w:rsidRPr="0094332D" w:rsidRDefault="0044214D" w:rsidP="0044214D">
            <w:pPr>
              <w:spacing w:after="160" w:line="360" w:lineRule="auto"/>
              <w:rPr>
                <w:szCs w:val="19"/>
              </w:rPr>
            </w:pPr>
            <w:r w:rsidRPr="0094332D">
              <w:rPr>
                <w:b/>
                <w:bCs/>
                <w:szCs w:val="19"/>
              </w:rPr>
              <w:t>Dirigent og referat</w:t>
            </w:r>
          </w:p>
        </w:tc>
      </w:tr>
      <w:tr w:rsidR="0044214D" w:rsidRPr="00C467BE" w14:paraId="2D8ED683" w14:textId="77777777" w:rsidTr="00785A0A">
        <w:tc>
          <w:tcPr>
            <w:tcW w:w="1418" w:type="dxa"/>
          </w:tcPr>
          <w:p w14:paraId="7EB70637" w14:textId="1EFA60AF" w:rsidR="0044214D" w:rsidRPr="0094332D" w:rsidRDefault="0044214D" w:rsidP="0044214D">
            <w:pPr>
              <w:spacing w:after="160" w:line="360" w:lineRule="auto"/>
              <w:jc w:val="left"/>
              <w:rPr>
                <w:b/>
                <w:bCs/>
                <w:szCs w:val="19"/>
              </w:rPr>
            </w:pPr>
            <w:r w:rsidRPr="0094332D">
              <w:rPr>
                <w:szCs w:val="19"/>
              </w:rPr>
              <w:t>§ 13, stk. 1</w:t>
            </w:r>
            <w:r w:rsidR="00116DE4">
              <w:rPr>
                <w:szCs w:val="19"/>
              </w:rPr>
              <w:t>.</w:t>
            </w:r>
          </w:p>
        </w:tc>
        <w:tc>
          <w:tcPr>
            <w:tcW w:w="7904" w:type="dxa"/>
          </w:tcPr>
          <w:p w14:paraId="4E765B06" w14:textId="2B0825DE" w:rsidR="0044214D" w:rsidRPr="0094332D" w:rsidRDefault="0044214D" w:rsidP="0044214D">
            <w:pPr>
              <w:spacing w:after="160" w:line="360" w:lineRule="auto"/>
              <w:rPr>
                <w:b/>
                <w:bCs/>
                <w:szCs w:val="19"/>
              </w:rPr>
            </w:pPr>
            <w:r w:rsidRPr="00A60319">
              <w:rPr>
                <w:szCs w:val="19"/>
              </w:rPr>
              <w:t>Bestyrelsen vælger en dirigent, der ikke behøver at være ejer</w:t>
            </w:r>
            <w:r>
              <w:rPr>
                <w:szCs w:val="19"/>
              </w:rPr>
              <w:t xml:space="preserve"> </w:t>
            </w:r>
            <w:r w:rsidRPr="00A60319">
              <w:rPr>
                <w:szCs w:val="19"/>
              </w:rPr>
              <w:t xml:space="preserve">af en ejerlejlighed i </w:t>
            </w:r>
            <w:r w:rsidRPr="00FF5511">
              <w:rPr>
                <w:szCs w:val="19"/>
              </w:rPr>
              <w:t>Ejerforeningen, og som leder generalforsamlingen.</w:t>
            </w:r>
          </w:p>
        </w:tc>
      </w:tr>
      <w:tr w:rsidR="0044214D" w:rsidRPr="00C467BE" w14:paraId="386FAA05" w14:textId="77777777" w:rsidTr="00785A0A">
        <w:tc>
          <w:tcPr>
            <w:tcW w:w="1418" w:type="dxa"/>
          </w:tcPr>
          <w:p w14:paraId="2CF16B5B" w14:textId="5D4A70B9" w:rsidR="0044214D" w:rsidRPr="007F6ACF" w:rsidRDefault="0044214D" w:rsidP="0044214D">
            <w:pPr>
              <w:spacing w:after="160" w:line="360" w:lineRule="auto"/>
              <w:jc w:val="left"/>
              <w:rPr>
                <w:szCs w:val="19"/>
              </w:rPr>
            </w:pPr>
            <w:r w:rsidRPr="007F6ACF">
              <w:rPr>
                <w:szCs w:val="19"/>
              </w:rPr>
              <w:t>§ 13, stk. 1A</w:t>
            </w:r>
            <w:r w:rsidR="00A2725E" w:rsidRPr="007F6ACF">
              <w:rPr>
                <w:szCs w:val="19"/>
              </w:rPr>
              <w:t>.</w:t>
            </w:r>
          </w:p>
        </w:tc>
        <w:tc>
          <w:tcPr>
            <w:tcW w:w="7904" w:type="dxa"/>
          </w:tcPr>
          <w:p w14:paraId="44B03F0D" w14:textId="06381908" w:rsidR="0044214D" w:rsidRPr="007F6ACF" w:rsidRDefault="0044214D" w:rsidP="0044214D">
            <w:pPr>
              <w:spacing w:after="160" w:line="360" w:lineRule="auto"/>
              <w:rPr>
                <w:szCs w:val="19"/>
              </w:rPr>
            </w:pPr>
            <w:r w:rsidRPr="007F6ACF">
              <w:rPr>
                <w:szCs w:val="19"/>
              </w:rPr>
              <w:t>Dirigenten afgør alle spørgsmål vedrørende generalforsamlingens lovlige indvarsling, sagernes behandlingsmåde, stemmeafgivelse- og resultat heraf.</w:t>
            </w:r>
          </w:p>
        </w:tc>
      </w:tr>
      <w:tr w:rsidR="0044214D" w:rsidRPr="00C467BE" w14:paraId="17BF07E9" w14:textId="77777777" w:rsidTr="00785A0A">
        <w:tc>
          <w:tcPr>
            <w:tcW w:w="1418" w:type="dxa"/>
          </w:tcPr>
          <w:p w14:paraId="17FFE63E" w14:textId="0BD35D20" w:rsidR="0044214D" w:rsidRDefault="0044214D" w:rsidP="0044214D">
            <w:pPr>
              <w:spacing w:after="160" w:line="360" w:lineRule="auto"/>
              <w:jc w:val="left"/>
              <w:rPr>
                <w:szCs w:val="19"/>
              </w:rPr>
            </w:pPr>
            <w:r w:rsidRPr="0094332D">
              <w:rPr>
                <w:szCs w:val="19"/>
              </w:rPr>
              <w:t>§ 13, stk. 2</w:t>
            </w:r>
            <w:r w:rsidR="00A2725E">
              <w:rPr>
                <w:szCs w:val="19"/>
              </w:rPr>
              <w:t>.</w:t>
            </w:r>
          </w:p>
        </w:tc>
        <w:tc>
          <w:tcPr>
            <w:tcW w:w="7904" w:type="dxa"/>
          </w:tcPr>
          <w:p w14:paraId="4F30A1E1" w14:textId="768B72CE" w:rsidR="0044214D" w:rsidRPr="00A60319" w:rsidRDefault="0044214D" w:rsidP="0044214D">
            <w:pPr>
              <w:spacing w:after="160" w:line="360" w:lineRule="auto"/>
              <w:rPr>
                <w:szCs w:val="19"/>
              </w:rPr>
            </w:pPr>
            <w:r w:rsidRPr="0094332D">
              <w:rPr>
                <w:szCs w:val="19"/>
              </w:rPr>
              <w:t>Der udarbejdes referat af mødet med gengivelse af beslutninger og væsentlige drøftelser. Referatet underskrives af dirigenten og formanden for bestyrelsen og gøres tilgængeligt for ejerne senest 4 uger efter generalforsamlingens afholdelse.</w:t>
            </w:r>
          </w:p>
        </w:tc>
      </w:tr>
      <w:tr w:rsidR="0044214D" w:rsidRPr="00C467BE" w14:paraId="2AF53DAB" w14:textId="77777777" w:rsidTr="00785A0A">
        <w:tc>
          <w:tcPr>
            <w:tcW w:w="1418" w:type="dxa"/>
          </w:tcPr>
          <w:p w14:paraId="78FEC137" w14:textId="5DCAF211" w:rsidR="0044214D" w:rsidRPr="0094332D" w:rsidRDefault="0044214D" w:rsidP="0044214D">
            <w:pPr>
              <w:spacing w:after="160" w:line="360" w:lineRule="auto"/>
              <w:jc w:val="left"/>
              <w:rPr>
                <w:szCs w:val="19"/>
              </w:rPr>
            </w:pPr>
            <w:r w:rsidRPr="0094332D">
              <w:rPr>
                <w:b/>
                <w:bCs/>
                <w:szCs w:val="19"/>
              </w:rPr>
              <w:t xml:space="preserve">§ 14 </w:t>
            </w:r>
          </w:p>
        </w:tc>
        <w:tc>
          <w:tcPr>
            <w:tcW w:w="7904" w:type="dxa"/>
          </w:tcPr>
          <w:p w14:paraId="604750D7" w14:textId="4DB56D89" w:rsidR="0044214D" w:rsidRPr="0094332D" w:rsidRDefault="0044214D" w:rsidP="0044214D">
            <w:pPr>
              <w:spacing w:after="160" w:line="360" w:lineRule="auto"/>
              <w:rPr>
                <w:szCs w:val="19"/>
              </w:rPr>
            </w:pPr>
            <w:r w:rsidRPr="0094332D">
              <w:rPr>
                <w:b/>
                <w:bCs/>
                <w:szCs w:val="19"/>
              </w:rPr>
              <w:t>Bestyrelsen</w:t>
            </w:r>
          </w:p>
        </w:tc>
      </w:tr>
      <w:tr w:rsidR="0044214D" w:rsidRPr="00C467BE" w14:paraId="4914F1D8" w14:textId="77777777" w:rsidTr="00785A0A">
        <w:tc>
          <w:tcPr>
            <w:tcW w:w="1418" w:type="dxa"/>
          </w:tcPr>
          <w:p w14:paraId="37FA5B92" w14:textId="46A84807" w:rsidR="0044214D" w:rsidRPr="0094332D" w:rsidRDefault="0044214D" w:rsidP="0044214D">
            <w:pPr>
              <w:spacing w:after="160" w:line="360" w:lineRule="auto"/>
              <w:jc w:val="left"/>
              <w:rPr>
                <w:b/>
                <w:bCs/>
                <w:szCs w:val="19"/>
              </w:rPr>
            </w:pPr>
            <w:r w:rsidRPr="0094332D">
              <w:rPr>
                <w:szCs w:val="19"/>
              </w:rPr>
              <w:t>§ 14, stk. 1</w:t>
            </w:r>
            <w:r w:rsidR="00A2725E">
              <w:rPr>
                <w:szCs w:val="19"/>
              </w:rPr>
              <w:t>.</w:t>
            </w:r>
          </w:p>
        </w:tc>
        <w:tc>
          <w:tcPr>
            <w:tcW w:w="7904" w:type="dxa"/>
          </w:tcPr>
          <w:p w14:paraId="59A11D6F" w14:textId="0465F046" w:rsidR="0044214D" w:rsidRPr="008945CA" w:rsidRDefault="0044214D" w:rsidP="0044214D">
            <w:pPr>
              <w:spacing w:after="160" w:line="360" w:lineRule="auto"/>
              <w:rPr>
                <w:strike/>
                <w:szCs w:val="19"/>
              </w:rPr>
            </w:pPr>
            <w:r w:rsidRPr="008945CA">
              <w:rPr>
                <w:szCs w:val="19"/>
              </w:rPr>
              <w:t>Bestyrelsen vælges af generalforsamlingen. Den består af 3-5 medlemmer, der vælges af generalforsamlingen</w:t>
            </w:r>
            <w:r w:rsidR="00E636D7" w:rsidRPr="008945CA">
              <w:rPr>
                <w:szCs w:val="19"/>
              </w:rPr>
              <w:t>.</w:t>
            </w:r>
            <w:r w:rsidRPr="008945CA">
              <w:rPr>
                <w:strike/>
                <w:szCs w:val="19"/>
              </w:rPr>
              <w:t xml:space="preserve"> </w:t>
            </w:r>
          </w:p>
          <w:p w14:paraId="14F3234A" w14:textId="77777777" w:rsidR="0044214D" w:rsidRPr="008945CA" w:rsidRDefault="0044214D" w:rsidP="0044214D">
            <w:pPr>
              <w:spacing w:after="160" w:line="360" w:lineRule="auto"/>
              <w:rPr>
                <w:szCs w:val="19"/>
              </w:rPr>
            </w:pPr>
            <w:r w:rsidRPr="008945CA">
              <w:rPr>
                <w:szCs w:val="19"/>
              </w:rPr>
              <w:t xml:space="preserve">Formanden vælges af generalforsamlingen blandt de valgte bestyrelsesmedlemmer, mens bestyrelsen konstituerer sig selv med næstformand og kasserer. </w:t>
            </w:r>
          </w:p>
          <w:p w14:paraId="4E9D79F1" w14:textId="45099528" w:rsidR="0044214D" w:rsidRDefault="0044214D" w:rsidP="0044214D">
            <w:pPr>
              <w:spacing w:after="160" w:line="360" w:lineRule="auto"/>
              <w:rPr>
                <w:szCs w:val="19"/>
              </w:rPr>
            </w:pPr>
            <w:r w:rsidRPr="008945CA">
              <w:rPr>
                <w:szCs w:val="19"/>
              </w:rPr>
              <w:t>Desuden kan vælges 2-3 suppleanter</w:t>
            </w:r>
            <w:r w:rsidR="00656782" w:rsidRPr="008945CA">
              <w:rPr>
                <w:szCs w:val="19"/>
              </w:rPr>
              <w:t>.</w:t>
            </w:r>
          </w:p>
          <w:p w14:paraId="1A97B55A" w14:textId="1BABED16" w:rsidR="0044214D" w:rsidRPr="0094332D" w:rsidRDefault="0044214D" w:rsidP="0044214D">
            <w:pPr>
              <w:spacing w:after="160" w:line="360" w:lineRule="auto"/>
              <w:rPr>
                <w:b/>
                <w:bCs/>
                <w:szCs w:val="19"/>
              </w:rPr>
            </w:pPr>
            <w:r w:rsidRPr="00B77051">
              <w:rPr>
                <w:szCs w:val="19"/>
              </w:rPr>
              <w:t>Som formand, medlemmer af bestyrelsen og</w:t>
            </w:r>
            <w:r>
              <w:rPr>
                <w:szCs w:val="19"/>
              </w:rPr>
              <w:t xml:space="preserve"> </w:t>
            </w:r>
            <w:r w:rsidRPr="00B77051">
              <w:rPr>
                <w:szCs w:val="19"/>
              </w:rPr>
              <w:t xml:space="preserve">suppleanter kan vælges ejere i </w:t>
            </w:r>
            <w:r>
              <w:rPr>
                <w:szCs w:val="19"/>
              </w:rPr>
              <w:t>E</w:t>
            </w:r>
            <w:r w:rsidRPr="00B77051">
              <w:rPr>
                <w:szCs w:val="19"/>
              </w:rPr>
              <w:t>jerforeningen, disses</w:t>
            </w:r>
            <w:r>
              <w:rPr>
                <w:szCs w:val="19"/>
              </w:rPr>
              <w:t xml:space="preserve"> æ</w:t>
            </w:r>
            <w:r w:rsidRPr="00B77051">
              <w:rPr>
                <w:szCs w:val="19"/>
              </w:rPr>
              <w:t>gtefæller/samlevere, myndige husstandsmedlemmer og</w:t>
            </w:r>
            <w:r>
              <w:rPr>
                <w:szCs w:val="19"/>
              </w:rPr>
              <w:t xml:space="preserve"> </w:t>
            </w:r>
            <w:r w:rsidRPr="00B77051">
              <w:rPr>
                <w:szCs w:val="19"/>
              </w:rPr>
              <w:t>værger, jf. i øvrigt § 14, stk. 4. Der kan kun vælges et</w:t>
            </w:r>
            <w:r>
              <w:rPr>
                <w:szCs w:val="19"/>
              </w:rPr>
              <w:t xml:space="preserve"> </w:t>
            </w:r>
            <w:r w:rsidRPr="00B77051">
              <w:rPr>
                <w:szCs w:val="19"/>
              </w:rPr>
              <w:t>bestyrelsesmedlem pr. ejerlejlighed.</w:t>
            </w:r>
          </w:p>
        </w:tc>
      </w:tr>
      <w:tr w:rsidR="0044214D" w:rsidRPr="00C467BE" w14:paraId="01DAE7A8" w14:textId="77777777" w:rsidTr="00785A0A">
        <w:tc>
          <w:tcPr>
            <w:tcW w:w="1418" w:type="dxa"/>
          </w:tcPr>
          <w:p w14:paraId="7310E0E9" w14:textId="3ADFCFF4" w:rsidR="0044214D" w:rsidRPr="0094332D" w:rsidRDefault="0044214D" w:rsidP="0044214D">
            <w:pPr>
              <w:spacing w:after="160" w:line="360" w:lineRule="auto"/>
              <w:jc w:val="left"/>
              <w:rPr>
                <w:szCs w:val="19"/>
              </w:rPr>
            </w:pPr>
            <w:r w:rsidRPr="0094332D">
              <w:rPr>
                <w:szCs w:val="19"/>
              </w:rPr>
              <w:t>§ 14, stk. 2</w:t>
            </w:r>
            <w:r w:rsidR="00626D8A">
              <w:rPr>
                <w:szCs w:val="19"/>
              </w:rPr>
              <w:t>.</w:t>
            </w:r>
          </w:p>
        </w:tc>
        <w:tc>
          <w:tcPr>
            <w:tcW w:w="7904" w:type="dxa"/>
          </w:tcPr>
          <w:p w14:paraId="69912F92" w14:textId="3140878E" w:rsidR="0044214D" w:rsidRPr="00B77051" w:rsidRDefault="0044214D" w:rsidP="0044214D">
            <w:pPr>
              <w:spacing w:after="160" w:line="360" w:lineRule="auto"/>
              <w:rPr>
                <w:szCs w:val="19"/>
              </w:rPr>
            </w:pPr>
            <w:r w:rsidRPr="0094332D">
              <w:rPr>
                <w:szCs w:val="19"/>
              </w:rPr>
              <w:t>Formanden og bestyrelsens øvrige medlemmer vælges for 2 år. Formanden og halvdelen af bestyrelsens øvrige medlemmer afgår i lige år. Suppleanter afgår hvert år. Genvalg kan finde sted.</w:t>
            </w:r>
          </w:p>
        </w:tc>
      </w:tr>
      <w:tr w:rsidR="0044214D" w:rsidRPr="00C467BE" w14:paraId="4F91EB30" w14:textId="77777777" w:rsidTr="00785A0A">
        <w:tc>
          <w:tcPr>
            <w:tcW w:w="1418" w:type="dxa"/>
          </w:tcPr>
          <w:p w14:paraId="6FAF0D94" w14:textId="37398C2C" w:rsidR="0044214D" w:rsidRPr="007F6ACF" w:rsidRDefault="0044214D" w:rsidP="0044214D">
            <w:pPr>
              <w:spacing w:after="160" w:line="360" w:lineRule="auto"/>
              <w:jc w:val="left"/>
              <w:rPr>
                <w:szCs w:val="19"/>
              </w:rPr>
            </w:pPr>
            <w:r w:rsidRPr="007F6ACF">
              <w:rPr>
                <w:szCs w:val="19"/>
              </w:rPr>
              <w:t>§ 14, stk. 2A</w:t>
            </w:r>
            <w:r w:rsidR="00626D8A" w:rsidRPr="007F6ACF">
              <w:rPr>
                <w:szCs w:val="19"/>
              </w:rPr>
              <w:t>.</w:t>
            </w:r>
          </w:p>
        </w:tc>
        <w:tc>
          <w:tcPr>
            <w:tcW w:w="7904" w:type="dxa"/>
          </w:tcPr>
          <w:p w14:paraId="29A8E625" w14:textId="0F2472FD" w:rsidR="0044214D" w:rsidRPr="00183770" w:rsidRDefault="0044214D" w:rsidP="0044214D">
            <w:pPr>
              <w:spacing w:after="160" w:line="360" w:lineRule="auto"/>
              <w:rPr>
                <w:szCs w:val="19"/>
              </w:rPr>
            </w:pPr>
            <w:r w:rsidRPr="00183770">
              <w:rPr>
                <w:szCs w:val="19"/>
              </w:rPr>
              <w:t>Første gang, der afholdes valg til bestyrelsen efter</w:t>
            </w:r>
            <w:r>
              <w:rPr>
                <w:szCs w:val="19"/>
              </w:rPr>
              <w:t xml:space="preserve"> </w:t>
            </w:r>
            <w:r w:rsidRPr="00183770">
              <w:rPr>
                <w:szCs w:val="19"/>
              </w:rPr>
              <w:t>ibrugtagning af ejendommen, vælges 1-2 af medlemmerne</w:t>
            </w:r>
            <w:r>
              <w:rPr>
                <w:szCs w:val="19"/>
              </w:rPr>
              <w:t xml:space="preserve"> </w:t>
            </w:r>
            <w:r w:rsidRPr="00183770">
              <w:rPr>
                <w:szCs w:val="19"/>
              </w:rPr>
              <w:t xml:space="preserve">for en et-årig periode og 2-3 af </w:t>
            </w:r>
            <w:r>
              <w:rPr>
                <w:szCs w:val="19"/>
              </w:rPr>
              <w:t>m</w:t>
            </w:r>
            <w:r w:rsidRPr="00183770">
              <w:rPr>
                <w:szCs w:val="19"/>
              </w:rPr>
              <w:t>edlemmerne, herunder</w:t>
            </w:r>
            <w:r>
              <w:rPr>
                <w:szCs w:val="19"/>
              </w:rPr>
              <w:t xml:space="preserve"> </w:t>
            </w:r>
            <w:r w:rsidRPr="00183770">
              <w:rPr>
                <w:szCs w:val="19"/>
              </w:rPr>
              <w:t>formanden, for en to-årig periode. Derefter er alle</w:t>
            </w:r>
            <w:r>
              <w:rPr>
                <w:szCs w:val="19"/>
              </w:rPr>
              <w:t xml:space="preserve"> </w:t>
            </w:r>
            <w:r w:rsidRPr="00183770">
              <w:rPr>
                <w:szCs w:val="19"/>
              </w:rPr>
              <w:t>medlemmer af bestyrelsen på valg hvert andet år, men</w:t>
            </w:r>
            <w:r>
              <w:rPr>
                <w:szCs w:val="19"/>
              </w:rPr>
              <w:t xml:space="preserve"> </w:t>
            </w:r>
            <w:r w:rsidRPr="00183770">
              <w:rPr>
                <w:szCs w:val="19"/>
              </w:rPr>
              <w:t>forskudt.</w:t>
            </w:r>
          </w:p>
        </w:tc>
      </w:tr>
      <w:tr w:rsidR="0044214D" w:rsidRPr="00C467BE" w14:paraId="0A6F87C0" w14:textId="77777777" w:rsidTr="00785A0A">
        <w:tc>
          <w:tcPr>
            <w:tcW w:w="1418" w:type="dxa"/>
          </w:tcPr>
          <w:p w14:paraId="424817EB" w14:textId="35C3473B" w:rsidR="0044214D" w:rsidRPr="007F6ACF" w:rsidRDefault="0044214D" w:rsidP="0044214D">
            <w:pPr>
              <w:spacing w:after="160" w:line="360" w:lineRule="auto"/>
              <w:jc w:val="left"/>
              <w:rPr>
                <w:szCs w:val="19"/>
              </w:rPr>
            </w:pPr>
            <w:r w:rsidRPr="007F6ACF">
              <w:rPr>
                <w:szCs w:val="19"/>
              </w:rPr>
              <w:t>§ 14, stk. 2B</w:t>
            </w:r>
            <w:r w:rsidR="00626D8A" w:rsidRPr="007F6ACF">
              <w:rPr>
                <w:szCs w:val="19"/>
              </w:rPr>
              <w:t>.</w:t>
            </w:r>
          </w:p>
        </w:tc>
        <w:tc>
          <w:tcPr>
            <w:tcW w:w="7904" w:type="dxa"/>
          </w:tcPr>
          <w:p w14:paraId="62CA6AC9" w14:textId="5CAEF2A2" w:rsidR="0044214D" w:rsidRPr="00183770" w:rsidRDefault="0044214D" w:rsidP="0044214D">
            <w:pPr>
              <w:spacing w:after="160" w:line="360" w:lineRule="auto"/>
              <w:rPr>
                <w:szCs w:val="19"/>
              </w:rPr>
            </w:pPr>
            <w:r w:rsidRPr="001A41ED">
              <w:rPr>
                <w:szCs w:val="19"/>
              </w:rPr>
              <w:t xml:space="preserve">Indtil Ejerforeningen har </w:t>
            </w:r>
            <w:r>
              <w:rPr>
                <w:szCs w:val="19"/>
              </w:rPr>
              <w:t>valgt</w:t>
            </w:r>
            <w:r w:rsidRPr="001A41ED">
              <w:rPr>
                <w:szCs w:val="19"/>
              </w:rPr>
              <w:t xml:space="preserve"> en bestyrelse på den første ordinære generalforsamling efter det tidspunkt, hvor alle Ejerlejligheder er opført og ibrugtaget, fungerer bestyrelsen med formand og næstformand udpeget af </w:t>
            </w:r>
            <w:r w:rsidR="007B3378">
              <w:rPr>
                <w:szCs w:val="19"/>
              </w:rPr>
              <w:t>Ejendomsselskabet Strandvej 10</w:t>
            </w:r>
            <w:r w:rsidRPr="00FF5511">
              <w:rPr>
                <w:szCs w:val="19"/>
              </w:rPr>
              <w:t xml:space="preserve"> ApS’s, eller</w:t>
            </w:r>
            <w:r w:rsidRPr="001A41ED">
              <w:rPr>
                <w:szCs w:val="19"/>
              </w:rPr>
              <w:t xml:space="preserve"> den til hvem selskabet måtte overdrage sine rettigheder.</w:t>
            </w:r>
          </w:p>
        </w:tc>
      </w:tr>
      <w:tr w:rsidR="0044214D" w:rsidRPr="00C467BE" w14:paraId="2DC27D17" w14:textId="77777777" w:rsidTr="00785A0A">
        <w:tc>
          <w:tcPr>
            <w:tcW w:w="1418" w:type="dxa"/>
          </w:tcPr>
          <w:p w14:paraId="10FEAE4A" w14:textId="6F163B7B" w:rsidR="0044214D" w:rsidRDefault="0044214D" w:rsidP="0044214D">
            <w:pPr>
              <w:spacing w:after="160" w:line="360" w:lineRule="auto"/>
              <w:jc w:val="left"/>
              <w:rPr>
                <w:szCs w:val="19"/>
              </w:rPr>
            </w:pPr>
            <w:r>
              <w:rPr>
                <w:szCs w:val="19"/>
              </w:rPr>
              <w:t>§ 14, stk. 3</w:t>
            </w:r>
            <w:r w:rsidR="00945E9D">
              <w:rPr>
                <w:szCs w:val="19"/>
              </w:rPr>
              <w:t>.</w:t>
            </w:r>
          </w:p>
        </w:tc>
        <w:tc>
          <w:tcPr>
            <w:tcW w:w="7904" w:type="dxa"/>
          </w:tcPr>
          <w:p w14:paraId="157111BF" w14:textId="34C33140" w:rsidR="0044214D" w:rsidRPr="001A41ED" w:rsidRDefault="0044214D" w:rsidP="0044214D">
            <w:pPr>
              <w:spacing w:after="160" w:line="360" w:lineRule="auto"/>
              <w:rPr>
                <w:szCs w:val="19"/>
              </w:rPr>
            </w:pPr>
            <w:r w:rsidRPr="0094332D">
              <w:rPr>
                <w:szCs w:val="19"/>
              </w:rPr>
              <w:t>En suppleant indtræder i bestyrelsen ved et bestyrelsesmedlems meddelelse om længerevarende forfald.</w:t>
            </w:r>
          </w:p>
        </w:tc>
      </w:tr>
      <w:tr w:rsidR="0044214D" w:rsidRPr="00C467BE" w14:paraId="34B8414A" w14:textId="77777777" w:rsidTr="00785A0A">
        <w:tc>
          <w:tcPr>
            <w:tcW w:w="1418" w:type="dxa"/>
          </w:tcPr>
          <w:p w14:paraId="4C441893" w14:textId="42F4BFEA" w:rsidR="0044214D" w:rsidRDefault="0044214D" w:rsidP="0044214D">
            <w:pPr>
              <w:spacing w:after="160" w:line="360" w:lineRule="auto"/>
              <w:jc w:val="left"/>
              <w:rPr>
                <w:szCs w:val="19"/>
              </w:rPr>
            </w:pPr>
            <w:r>
              <w:rPr>
                <w:szCs w:val="19"/>
              </w:rPr>
              <w:t>§ 14, stk. 4</w:t>
            </w:r>
            <w:r w:rsidR="00945E9D">
              <w:rPr>
                <w:szCs w:val="19"/>
              </w:rPr>
              <w:t>.</w:t>
            </w:r>
          </w:p>
        </w:tc>
        <w:tc>
          <w:tcPr>
            <w:tcW w:w="7904" w:type="dxa"/>
          </w:tcPr>
          <w:p w14:paraId="6B6FA275" w14:textId="24ECE5AB" w:rsidR="0044214D" w:rsidRPr="0094332D" w:rsidRDefault="0044214D" w:rsidP="0044214D">
            <w:pPr>
              <w:spacing w:after="160" w:line="360" w:lineRule="auto"/>
              <w:rPr>
                <w:szCs w:val="19"/>
              </w:rPr>
            </w:pPr>
            <w:r w:rsidRPr="0094332D">
              <w:rPr>
                <w:szCs w:val="19"/>
              </w:rPr>
              <w:t>E</w:t>
            </w:r>
            <w:r w:rsidR="007B3378">
              <w:rPr>
                <w:szCs w:val="19"/>
              </w:rPr>
              <w:t>t medlem af</w:t>
            </w:r>
            <w:r w:rsidRPr="0094332D">
              <w:rPr>
                <w:szCs w:val="19"/>
              </w:rPr>
              <w:t xml:space="preserve"> </w:t>
            </w:r>
            <w:r w:rsidR="007B3378">
              <w:rPr>
                <w:szCs w:val="19"/>
              </w:rPr>
              <w:t>E</w:t>
            </w:r>
            <w:r w:rsidRPr="0094332D">
              <w:rPr>
                <w:szCs w:val="19"/>
              </w:rPr>
              <w:t xml:space="preserve">jerforeningen kan give </w:t>
            </w:r>
            <w:r w:rsidR="00E95DB2">
              <w:rPr>
                <w:szCs w:val="19"/>
              </w:rPr>
              <w:t xml:space="preserve">en </w:t>
            </w:r>
            <w:r w:rsidRPr="0094332D">
              <w:rPr>
                <w:szCs w:val="19"/>
              </w:rPr>
              <w:t>lejer af dennes ejerlejlighed fuldmagt til at kunne vælges til bestyrelsen. Tilsvarende kan e</w:t>
            </w:r>
            <w:r w:rsidR="00E95DB2">
              <w:rPr>
                <w:szCs w:val="19"/>
              </w:rPr>
              <w:t>t medlem</w:t>
            </w:r>
            <w:r w:rsidRPr="0094332D">
              <w:rPr>
                <w:szCs w:val="19"/>
              </w:rPr>
              <w:t xml:space="preserve">, der er en juridisk person, give fuldmagt til en fysisk person, der som repræsentant for </w:t>
            </w:r>
            <w:r w:rsidR="00E95DB2">
              <w:rPr>
                <w:szCs w:val="19"/>
              </w:rPr>
              <w:t>medlemmet</w:t>
            </w:r>
            <w:r w:rsidRPr="0094332D">
              <w:rPr>
                <w:szCs w:val="19"/>
              </w:rPr>
              <w:t xml:space="preserve"> kan vælges til bestyrelsen. En suppleant indtræder, når en fuldmagt tilbagekaldes.</w:t>
            </w:r>
          </w:p>
        </w:tc>
      </w:tr>
      <w:tr w:rsidR="0044214D" w:rsidRPr="00C467BE" w14:paraId="031DB348" w14:textId="77777777" w:rsidTr="00785A0A">
        <w:tc>
          <w:tcPr>
            <w:tcW w:w="1418" w:type="dxa"/>
          </w:tcPr>
          <w:p w14:paraId="1ED33AA8" w14:textId="427352F1" w:rsidR="0044214D" w:rsidRDefault="0044214D" w:rsidP="0044214D">
            <w:pPr>
              <w:spacing w:after="160" w:line="360" w:lineRule="auto"/>
              <w:jc w:val="left"/>
              <w:rPr>
                <w:szCs w:val="19"/>
              </w:rPr>
            </w:pPr>
            <w:r>
              <w:rPr>
                <w:szCs w:val="19"/>
              </w:rPr>
              <w:t>§ 14, stk. 5</w:t>
            </w:r>
            <w:r w:rsidR="00945E9D">
              <w:rPr>
                <w:szCs w:val="19"/>
              </w:rPr>
              <w:t>.</w:t>
            </w:r>
          </w:p>
        </w:tc>
        <w:tc>
          <w:tcPr>
            <w:tcW w:w="7904" w:type="dxa"/>
          </w:tcPr>
          <w:p w14:paraId="287DF49B" w14:textId="1FE37F99" w:rsidR="0044214D" w:rsidRPr="0094332D" w:rsidRDefault="0044214D" w:rsidP="0044214D">
            <w:pPr>
              <w:spacing w:after="160" w:line="360" w:lineRule="auto"/>
              <w:rPr>
                <w:szCs w:val="19"/>
              </w:rPr>
            </w:pPr>
            <w:r w:rsidRPr="0094332D">
              <w:rPr>
                <w:szCs w:val="19"/>
              </w:rPr>
              <w:t>Findes ingen suppleanter, indkaldes til ekstraordinær generalforsamling til valg af bestyrelsesmedlemmer og suppleanter. Fratræder formanden i en valgperiode, konstituerer bestyrelsen sig med en ny formand indtil førstkommende generalforsamling.</w:t>
            </w:r>
          </w:p>
        </w:tc>
      </w:tr>
      <w:tr w:rsidR="0044214D" w:rsidRPr="00C467BE" w14:paraId="07671402" w14:textId="77777777" w:rsidTr="00785A0A">
        <w:tc>
          <w:tcPr>
            <w:tcW w:w="1418" w:type="dxa"/>
          </w:tcPr>
          <w:p w14:paraId="6AE7D298" w14:textId="5D41C6B5" w:rsidR="0044214D" w:rsidRDefault="0044214D" w:rsidP="0044214D">
            <w:pPr>
              <w:spacing w:after="160" w:line="360" w:lineRule="auto"/>
              <w:jc w:val="left"/>
              <w:rPr>
                <w:szCs w:val="19"/>
              </w:rPr>
            </w:pPr>
            <w:r>
              <w:rPr>
                <w:szCs w:val="19"/>
              </w:rPr>
              <w:t>§ 14, stk. 6</w:t>
            </w:r>
            <w:r w:rsidR="00945E9D">
              <w:rPr>
                <w:szCs w:val="19"/>
              </w:rPr>
              <w:t>.</w:t>
            </w:r>
          </w:p>
        </w:tc>
        <w:tc>
          <w:tcPr>
            <w:tcW w:w="7904" w:type="dxa"/>
          </w:tcPr>
          <w:p w14:paraId="5A86FB64" w14:textId="3E4ECF56" w:rsidR="0044214D" w:rsidRPr="0094332D" w:rsidRDefault="0044214D" w:rsidP="0044214D">
            <w:pPr>
              <w:spacing w:after="160" w:line="360" w:lineRule="auto"/>
              <w:rPr>
                <w:szCs w:val="19"/>
              </w:rPr>
            </w:pPr>
            <w:r w:rsidRPr="0094332D">
              <w:rPr>
                <w:szCs w:val="19"/>
              </w:rPr>
              <w:t>Bestyrelsen kan ved en forretningsorden fastsætte nærmere regler om f.eks. indkaldelse til møder, konstitution, arbejdsdeling, føring af protokol, udsendelse af referat fra bestyrelsesmøder, skriftlige og elektroniske møder, tavshedspligt og suppleanter.</w:t>
            </w:r>
          </w:p>
        </w:tc>
      </w:tr>
      <w:tr w:rsidR="0044214D" w:rsidRPr="00C467BE" w14:paraId="41A7A559" w14:textId="77777777" w:rsidTr="00785A0A">
        <w:tc>
          <w:tcPr>
            <w:tcW w:w="1418" w:type="dxa"/>
          </w:tcPr>
          <w:p w14:paraId="6E82AD73" w14:textId="3F7101D1" w:rsidR="0044214D" w:rsidRDefault="0044214D" w:rsidP="0044214D">
            <w:pPr>
              <w:spacing w:after="160" w:line="360" w:lineRule="auto"/>
              <w:jc w:val="left"/>
              <w:rPr>
                <w:szCs w:val="19"/>
              </w:rPr>
            </w:pPr>
            <w:r>
              <w:rPr>
                <w:szCs w:val="19"/>
              </w:rPr>
              <w:t>§ 14, stk. 7</w:t>
            </w:r>
            <w:r w:rsidR="00945E9D">
              <w:rPr>
                <w:szCs w:val="19"/>
              </w:rPr>
              <w:t>.</w:t>
            </w:r>
          </w:p>
        </w:tc>
        <w:tc>
          <w:tcPr>
            <w:tcW w:w="7904" w:type="dxa"/>
          </w:tcPr>
          <w:p w14:paraId="26450A44" w14:textId="4AE59A70" w:rsidR="0044214D" w:rsidRPr="0094332D" w:rsidRDefault="0044214D" w:rsidP="0044214D">
            <w:pPr>
              <w:spacing w:after="160" w:line="360" w:lineRule="auto"/>
              <w:rPr>
                <w:szCs w:val="19"/>
              </w:rPr>
            </w:pPr>
            <w:r w:rsidRPr="0094332D">
              <w:rPr>
                <w:szCs w:val="19"/>
              </w:rPr>
              <w:t>Ejerforeninger med 3 eller færre ejerlejligheder er omfattet af denne bestemmelses krav til bestyrelsessammensætning med de fornødne modifikationer.</w:t>
            </w:r>
          </w:p>
        </w:tc>
      </w:tr>
      <w:tr w:rsidR="0044214D" w:rsidRPr="00C467BE" w14:paraId="2AA165EB" w14:textId="77777777" w:rsidTr="00785A0A">
        <w:tc>
          <w:tcPr>
            <w:tcW w:w="1418" w:type="dxa"/>
          </w:tcPr>
          <w:p w14:paraId="7C796D05" w14:textId="6E174F4F" w:rsidR="0044214D" w:rsidRDefault="0044214D" w:rsidP="0044214D">
            <w:pPr>
              <w:spacing w:after="160" w:line="360" w:lineRule="auto"/>
              <w:jc w:val="left"/>
              <w:rPr>
                <w:szCs w:val="19"/>
              </w:rPr>
            </w:pPr>
            <w:r w:rsidRPr="0094332D">
              <w:rPr>
                <w:b/>
                <w:bCs/>
                <w:szCs w:val="19"/>
              </w:rPr>
              <w:t>§ 15</w:t>
            </w:r>
          </w:p>
        </w:tc>
        <w:tc>
          <w:tcPr>
            <w:tcW w:w="7904" w:type="dxa"/>
          </w:tcPr>
          <w:p w14:paraId="595846CF" w14:textId="0F4A8D20" w:rsidR="0044214D" w:rsidRPr="0094332D" w:rsidRDefault="0044214D" w:rsidP="0044214D">
            <w:pPr>
              <w:spacing w:after="160" w:line="360" w:lineRule="auto"/>
              <w:rPr>
                <w:szCs w:val="19"/>
              </w:rPr>
            </w:pPr>
            <w:r w:rsidRPr="0094332D">
              <w:rPr>
                <w:b/>
                <w:bCs/>
                <w:szCs w:val="19"/>
              </w:rPr>
              <w:t>Bestyrelsens møder</w:t>
            </w:r>
          </w:p>
        </w:tc>
      </w:tr>
      <w:tr w:rsidR="0044214D" w:rsidRPr="00C467BE" w14:paraId="6736F681" w14:textId="77777777" w:rsidTr="00785A0A">
        <w:tc>
          <w:tcPr>
            <w:tcW w:w="1418" w:type="dxa"/>
          </w:tcPr>
          <w:p w14:paraId="1FE7525C" w14:textId="753874CA" w:rsidR="0044214D" w:rsidRPr="0094332D" w:rsidRDefault="0044214D" w:rsidP="0044214D">
            <w:pPr>
              <w:spacing w:after="160" w:line="360" w:lineRule="auto"/>
              <w:jc w:val="left"/>
              <w:rPr>
                <w:b/>
                <w:bCs/>
                <w:szCs w:val="19"/>
              </w:rPr>
            </w:pPr>
            <w:r w:rsidRPr="0094332D">
              <w:rPr>
                <w:szCs w:val="19"/>
              </w:rPr>
              <w:t xml:space="preserve">§ 15, stk. 1. </w:t>
            </w:r>
          </w:p>
        </w:tc>
        <w:tc>
          <w:tcPr>
            <w:tcW w:w="7904" w:type="dxa"/>
          </w:tcPr>
          <w:p w14:paraId="084F59DC" w14:textId="11E5719B" w:rsidR="0044214D" w:rsidRPr="0094332D" w:rsidRDefault="0044214D" w:rsidP="0044214D">
            <w:pPr>
              <w:spacing w:after="160" w:line="360" w:lineRule="auto"/>
              <w:rPr>
                <w:b/>
                <w:bCs/>
                <w:szCs w:val="19"/>
              </w:rPr>
            </w:pPr>
            <w:r w:rsidRPr="0094332D">
              <w:rPr>
                <w:szCs w:val="19"/>
              </w:rPr>
              <w:t>Formanden skal sikre, at der afholdes bestyrelsesmøder, når det er nødvendigt, og påse, at samtlige bestyrelsesmedlemmer indkaldes.</w:t>
            </w:r>
          </w:p>
        </w:tc>
      </w:tr>
      <w:tr w:rsidR="0044214D" w:rsidRPr="00C467BE" w14:paraId="123C829A" w14:textId="77777777" w:rsidTr="00785A0A">
        <w:tc>
          <w:tcPr>
            <w:tcW w:w="1418" w:type="dxa"/>
          </w:tcPr>
          <w:p w14:paraId="3639D502" w14:textId="366B0E3C" w:rsidR="0044214D" w:rsidRPr="0094332D" w:rsidRDefault="0044214D" w:rsidP="0044214D">
            <w:pPr>
              <w:spacing w:after="160" w:line="360" w:lineRule="auto"/>
              <w:jc w:val="left"/>
              <w:rPr>
                <w:szCs w:val="19"/>
              </w:rPr>
            </w:pPr>
            <w:r w:rsidRPr="0094332D">
              <w:rPr>
                <w:szCs w:val="19"/>
              </w:rPr>
              <w:t xml:space="preserve">§15, stk. 2. </w:t>
            </w:r>
          </w:p>
        </w:tc>
        <w:tc>
          <w:tcPr>
            <w:tcW w:w="7904" w:type="dxa"/>
          </w:tcPr>
          <w:p w14:paraId="63AD810C" w14:textId="440DE7CB" w:rsidR="0044214D" w:rsidRPr="0094332D" w:rsidRDefault="0044214D" w:rsidP="0044214D">
            <w:pPr>
              <w:spacing w:after="160" w:line="360" w:lineRule="auto"/>
              <w:rPr>
                <w:szCs w:val="19"/>
              </w:rPr>
            </w:pPr>
            <w:r w:rsidRPr="0094332D">
              <w:rPr>
                <w:szCs w:val="19"/>
              </w:rPr>
              <w:t>Bestyrelsen er beslutningsdygtig, når over halvdelen af bestyrelsesmedlemmerne, herunder formanden, er til stede.</w:t>
            </w:r>
          </w:p>
        </w:tc>
      </w:tr>
      <w:tr w:rsidR="0044214D" w:rsidRPr="00C467BE" w14:paraId="716C05F1" w14:textId="77777777" w:rsidTr="00785A0A">
        <w:tc>
          <w:tcPr>
            <w:tcW w:w="1418" w:type="dxa"/>
          </w:tcPr>
          <w:p w14:paraId="0C32C7F9" w14:textId="582CF4E5" w:rsidR="0044214D" w:rsidRPr="0094332D" w:rsidRDefault="0044214D" w:rsidP="0044214D">
            <w:pPr>
              <w:spacing w:after="160" w:line="360" w:lineRule="auto"/>
              <w:jc w:val="left"/>
              <w:rPr>
                <w:szCs w:val="19"/>
              </w:rPr>
            </w:pPr>
            <w:r w:rsidRPr="0094332D">
              <w:rPr>
                <w:szCs w:val="19"/>
              </w:rPr>
              <w:t>§ 15, stk. 3.</w:t>
            </w:r>
          </w:p>
        </w:tc>
        <w:tc>
          <w:tcPr>
            <w:tcW w:w="7904" w:type="dxa"/>
          </w:tcPr>
          <w:p w14:paraId="132E4725" w14:textId="4FBBE941" w:rsidR="0044214D" w:rsidRPr="0094332D" w:rsidRDefault="0044214D" w:rsidP="0044214D">
            <w:pPr>
              <w:spacing w:after="160" w:line="360" w:lineRule="auto"/>
              <w:rPr>
                <w:szCs w:val="19"/>
              </w:rPr>
            </w:pPr>
            <w:r w:rsidRPr="0094332D">
              <w:rPr>
                <w:szCs w:val="19"/>
              </w:rPr>
              <w:t>Beslutning træffes af de fremmødte bestyrelsesmedlemmer ved simpelt flertal. Ved stemmelighed er formandens stemme afgørende.</w:t>
            </w:r>
          </w:p>
        </w:tc>
      </w:tr>
      <w:tr w:rsidR="0044214D" w:rsidRPr="00C467BE" w14:paraId="43CD426D" w14:textId="77777777" w:rsidTr="00785A0A">
        <w:tc>
          <w:tcPr>
            <w:tcW w:w="1418" w:type="dxa"/>
          </w:tcPr>
          <w:p w14:paraId="24842DCD" w14:textId="347A3055" w:rsidR="0044214D" w:rsidRPr="0094332D" w:rsidRDefault="0044214D" w:rsidP="0044214D">
            <w:pPr>
              <w:spacing w:after="160" w:line="360" w:lineRule="auto"/>
              <w:jc w:val="left"/>
              <w:rPr>
                <w:szCs w:val="19"/>
              </w:rPr>
            </w:pPr>
            <w:r w:rsidRPr="0094332D">
              <w:rPr>
                <w:szCs w:val="19"/>
              </w:rPr>
              <w:t>§ 15, stk. 4.</w:t>
            </w:r>
          </w:p>
        </w:tc>
        <w:tc>
          <w:tcPr>
            <w:tcW w:w="7904" w:type="dxa"/>
          </w:tcPr>
          <w:p w14:paraId="7DDDDF52" w14:textId="4E9CF376" w:rsidR="0044214D" w:rsidRPr="0094332D" w:rsidRDefault="0044214D" w:rsidP="0044214D">
            <w:pPr>
              <w:spacing w:after="160" w:line="360" w:lineRule="auto"/>
              <w:rPr>
                <w:szCs w:val="19"/>
              </w:rPr>
            </w:pPr>
            <w:r w:rsidRPr="0094332D">
              <w:rPr>
                <w:szCs w:val="19"/>
              </w:rPr>
              <w:t>Bestyrelsen udarbejder referat af mødet med gengivelse af beslutninger og væsentlige drøftelser.</w:t>
            </w:r>
          </w:p>
        </w:tc>
      </w:tr>
      <w:tr w:rsidR="0044214D" w:rsidRPr="00C467BE" w14:paraId="10112265" w14:textId="77777777" w:rsidTr="00785A0A">
        <w:tc>
          <w:tcPr>
            <w:tcW w:w="1418" w:type="dxa"/>
          </w:tcPr>
          <w:p w14:paraId="66899915" w14:textId="4999F1DF" w:rsidR="0044214D" w:rsidRPr="009119B2" w:rsidRDefault="0044214D" w:rsidP="0044214D">
            <w:pPr>
              <w:spacing w:after="160" w:line="360" w:lineRule="auto"/>
              <w:jc w:val="left"/>
              <w:rPr>
                <w:szCs w:val="19"/>
              </w:rPr>
            </w:pPr>
            <w:r w:rsidRPr="009119B2">
              <w:rPr>
                <w:szCs w:val="19"/>
              </w:rPr>
              <w:t xml:space="preserve">§ 15, stk. </w:t>
            </w:r>
            <w:r w:rsidR="00785A0A" w:rsidRPr="009119B2">
              <w:rPr>
                <w:szCs w:val="19"/>
              </w:rPr>
              <w:t>4A.</w:t>
            </w:r>
          </w:p>
        </w:tc>
        <w:tc>
          <w:tcPr>
            <w:tcW w:w="7904" w:type="dxa"/>
          </w:tcPr>
          <w:p w14:paraId="47C29D16" w14:textId="3B27E943" w:rsidR="0044214D" w:rsidRPr="009119B2" w:rsidRDefault="0044214D" w:rsidP="0044214D">
            <w:pPr>
              <w:spacing w:after="160" w:line="360" w:lineRule="auto"/>
              <w:rPr>
                <w:szCs w:val="19"/>
              </w:rPr>
            </w:pPr>
            <w:r w:rsidRPr="009119B2">
              <w:rPr>
                <w:szCs w:val="19"/>
              </w:rPr>
              <w:t>Et bestyrelsesmedlem, der ikke er enig i en af bestyrelsen truffet beslutning, har ret til at få sin mening indført i referatet.</w:t>
            </w:r>
          </w:p>
        </w:tc>
      </w:tr>
      <w:tr w:rsidR="0044214D" w:rsidRPr="00C467BE" w14:paraId="39349E17" w14:textId="77777777" w:rsidTr="00785A0A">
        <w:tc>
          <w:tcPr>
            <w:tcW w:w="1418" w:type="dxa"/>
          </w:tcPr>
          <w:p w14:paraId="3A23C204" w14:textId="4F6236F0" w:rsidR="0044214D" w:rsidRDefault="0044214D" w:rsidP="0044214D">
            <w:pPr>
              <w:spacing w:after="160" w:line="360" w:lineRule="auto"/>
              <w:jc w:val="left"/>
              <w:rPr>
                <w:szCs w:val="19"/>
              </w:rPr>
            </w:pPr>
            <w:r w:rsidRPr="0094332D">
              <w:rPr>
                <w:b/>
                <w:bCs/>
                <w:szCs w:val="19"/>
              </w:rPr>
              <w:t>§ 16</w:t>
            </w:r>
          </w:p>
        </w:tc>
        <w:tc>
          <w:tcPr>
            <w:tcW w:w="7904" w:type="dxa"/>
          </w:tcPr>
          <w:p w14:paraId="08D6F2FE" w14:textId="05E274BA" w:rsidR="0044214D" w:rsidRPr="00430766" w:rsidRDefault="0044214D" w:rsidP="0044214D">
            <w:pPr>
              <w:spacing w:after="160" w:line="360" w:lineRule="auto"/>
              <w:rPr>
                <w:szCs w:val="19"/>
              </w:rPr>
            </w:pPr>
            <w:r w:rsidRPr="0094332D">
              <w:rPr>
                <w:b/>
                <w:bCs/>
                <w:szCs w:val="19"/>
              </w:rPr>
              <w:t>Bestyrelsens pligter</w:t>
            </w:r>
          </w:p>
        </w:tc>
      </w:tr>
      <w:tr w:rsidR="0044214D" w:rsidRPr="00C467BE" w14:paraId="55A3BF60" w14:textId="77777777" w:rsidTr="00785A0A">
        <w:tc>
          <w:tcPr>
            <w:tcW w:w="1418" w:type="dxa"/>
          </w:tcPr>
          <w:p w14:paraId="2BC3AE26" w14:textId="05F19BAC" w:rsidR="0044214D" w:rsidRPr="0094332D" w:rsidRDefault="0044214D" w:rsidP="0044214D">
            <w:pPr>
              <w:spacing w:after="160" w:line="360" w:lineRule="auto"/>
              <w:jc w:val="left"/>
              <w:rPr>
                <w:b/>
                <w:bCs/>
                <w:szCs w:val="19"/>
              </w:rPr>
            </w:pPr>
            <w:r w:rsidRPr="0094332D">
              <w:rPr>
                <w:szCs w:val="19"/>
              </w:rPr>
              <w:t>§ 16, stk. 1</w:t>
            </w:r>
            <w:r>
              <w:rPr>
                <w:szCs w:val="19"/>
              </w:rPr>
              <w:t>.</w:t>
            </w:r>
          </w:p>
        </w:tc>
        <w:tc>
          <w:tcPr>
            <w:tcW w:w="7904" w:type="dxa"/>
          </w:tcPr>
          <w:p w14:paraId="0CFCB476" w14:textId="20EDC823" w:rsidR="0044214D" w:rsidRPr="0094332D" w:rsidRDefault="0044214D" w:rsidP="0044214D">
            <w:pPr>
              <w:spacing w:after="160" w:line="360" w:lineRule="auto"/>
              <w:rPr>
                <w:b/>
                <w:bCs/>
                <w:szCs w:val="19"/>
              </w:rPr>
            </w:pPr>
            <w:r w:rsidRPr="0094332D">
              <w:rPr>
                <w:szCs w:val="19"/>
              </w:rPr>
              <w:t>Bestyrelsen varetager den daglige ledelse af ejerforeningen og udfører generalforsamlingens beslutninger.</w:t>
            </w:r>
          </w:p>
        </w:tc>
      </w:tr>
      <w:tr w:rsidR="0044214D" w:rsidRPr="00C467BE" w14:paraId="15BD6919" w14:textId="77777777" w:rsidTr="00785A0A">
        <w:tc>
          <w:tcPr>
            <w:tcW w:w="1418" w:type="dxa"/>
          </w:tcPr>
          <w:p w14:paraId="4F50A3D7" w14:textId="363BFA35" w:rsidR="0044214D" w:rsidRPr="0094332D" w:rsidRDefault="0044214D" w:rsidP="0044214D">
            <w:pPr>
              <w:spacing w:after="160" w:line="360" w:lineRule="auto"/>
              <w:jc w:val="left"/>
              <w:rPr>
                <w:szCs w:val="19"/>
              </w:rPr>
            </w:pPr>
            <w:r w:rsidRPr="0094332D">
              <w:rPr>
                <w:szCs w:val="19"/>
              </w:rPr>
              <w:t>§ 16, stk. 2.</w:t>
            </w:r>
          </w:p>
        </w:tc>
        <w:tc>
          <w:tcPr>
            <w:tcW w:w="7904" w:type="dxa"/>
          </w:tcPr>
          <w:p w14:paraId="35FA98F9" w14:textId="77777777" w:rsidR="0044214D" w:rsidRPr="00C41504" w:rsidRDefault="0044214D" w:rsidP="0044214D">
            <w:pPr>
              <w:spacing w:after="160" w:line="360" w:lineRule="auto"/>
              <w:rPr>
                <w:szCs w:val="19"/>
              </w:rPr>
            </w:pPr>
            <w:r w:rsidRPr="00C41504">
              <w:rPr>
                <w:szCs w:val="19"/>
              </w:rPr>
              <w:t xml:space="preserve">Bestyrelsen skal sikre en forsvarlig varetagelse af ejerforeningens anliggender, herunder: </w:t>
            </w:r>
          </w:p>
          <w:p w14:paraId="69CB5A80" w14:textId="77777777" w:rsidR="0044214D" w:rsidRPr="00C41504" w:rsidRDefault="0044214D" w:rsidP="0044214D">
            <w:pPr>
              <w:spacing w:after="160" w:line="360" w:lineRule="auto"/>
              <w:rPr>
                <w:szCs w:val="19"/>
              </w:rPr>
            </w:pPr>
            <w:r w:rsidRPr="00C41504">
              <w:rPr>
                <w:szCs w:val="19"/>
              </w:rPr>
              <w:t xml:space="preserve">1) Udarbejdelse af budget og regnskab over ejerforeningens udgifter og indtægter. </w:t>
            </w:r>
          </w:p>
          <w:p w14:paraId="395BDCBB" w14:textId="57BEC7FD" w:rsidR="0044214D" w:rsidRPr="00C41504" w:rsidRDefault="0044214D" w:rsidP="0044214D">
            <w:pPr>
              <w:spacing w:after="160" w:line="360" w:lineRule="auto"/>
              <w:rPr>
                <w:szCs w:val="19"/>
              </w:rPr>
            </w:pPr>
            <w:r w:rsidRPr="00C41504">
              <w:rPr>
                <w:szCs w:val="19"/>
              </w:rPr>
              <w:t xml:space="preserve">2) Overholdelse af god skik og orden i </w:t>
            </w:r>
            <w:r w:rsidR="009D64FA">
              <w:rPr>
                <w:szCs w:val="19"/>
              </w:rPr>
              <w:t>E</w:t>
            </w:r>
            <w:r w:rsidRPr="00C41504">
              <w:rPr>
                <w:szCs w:val="19"/>
              </w:rPr>
              <w:t xml:space="preserve">jerforeningen. </w:t>
            </w:r>
          </w:p>
          <w:p w14:paraId="142FD1EB" w14:textId="77777777" w:rsidR="0044214D" w:rsidRPr="00C41504" w:rsidRDefault="0044214D" w:rsidP="0044214D">
            <w:pPr>
              <w:spacing w:after="160" w:line="360" w:lineRule="auto"/>
              <w:rPr>
                <w:szCs w:val="19"/>
              </w:rPr>
            </w:pPr>
            <w:r w:rsidRPr="00C41504">
              <w:rPr>
                <w:szCs w:val="19"/>
              </w:rPr>
              <w:t xml:space="preserve">3) Foretage kontrol med indbetaling af fællesudgifter. </w:t>
            </w:r>
          </w:p>
          <w:p w14:paraId="0994F200" w14:textId="77777777" w:rsidR="0044214D" w:rsidRPr="00C41504" w:rsidRDefault="0044214D" w:rsidP="0044214D">
            <w:pPr>
              <w:spacing w:after="160" w:line="360" w:lineRule="auto"/>
              <w:rPr>
                <w:szCs w:val="19"/>
              </w:rPr>
            </w:pPr>
            <w:r w:rsidRPr="00C41504">
              <w:rPr>
                <w:szCs w:val="19"/>
              </w:rPr>
              <w:t xml:space="preserve">4) Tegne sædvanlige forsikringer (herunder brandforsikring, kombineret grundejerforsikring og eventuelt bestyrelsesansvarsforsikring). </w:t>
            </w:r>
          </w:p>
          <w:p w14:paraId="3214A45F" w14:textId="77777777" w:rsidR="0044214D" w:rsidRPr="00C41504" w:rsidRDefault="0044214D" w:rsidP="0044214D">
            <w:pPr>
              <w:spacing w:after="160" w:line="360" w:lineRule="auto"/>
              <w:rPr>
                <w:szCs w:val="19"/>
              </w:rPr>
            </w:pPr>
            <w:r w:rsidRPr="00C41504">
              <w:rPr>
                <w:szCs w:val="19"/>
              </w:rPr>
              <w:t xml:space="preserve">5) Renholdelse og snerydning af fælles arealer. </w:t>
            </w:r>
          </w:p>
          <w:p w14:paraId="5CF29718" w14:textId="77777777" w:rsidR="0044214D" w:rsidRPr="00C41504" w:rsidRDefault="0044214D" w:rsidP="0044214D">
            <w:pPr>
              <w:spacing w:after="160" w:line="360" w:lineRule="auto"/>
              <w:rPr>
                <w:szCs w:val="19"/>
              </w:rPr>
            </w:pPr>
            <w:r w:rsidRPr="00C41504">
              <w:rPr>
                <w:szCs w:val="19"/>
              </w:rPr>
              <w:t xml:space="preserve">6) Udarbejdelse af vedligeholdelsesplan. </w:t>
            </w:r>
          </w:p>
          <w:p w14:paraId="619B519A" w14:textId="77777777" w:rsidR="0044214D" w:rsidRPr="00C41504" w:rsidRDefault="0044214D" w:rsidP="0044214D">
            <w:pPr>
              <w:spacing w:after="160" w:line="360" w:lineRule="auto"/>
              <w:rPr>
                <w:szCs w:val="19"/>
              </w:rPr>
            </w:pPr>
            <w:r w:rsidRPr="00C41504">
              <w:rPr>
                <w:szCs w:val="19"/>
              </w:rPr>
              <w:t xml:space="preserve">7) Fornyelse og vedligeholdelse i det omfang, sådanne foranstaltninger efter ejendommens karakter må anses for påkrævede. </w:t>
            </w:r>
          </w:p>
          <w:p w14:paraId="1E9671A4" w14:textId="77777777" w:rsidR="0044214D" w:rsidRPr="00C41504" w:rsidRDefault="0044214D" w:rsidP="0044214D">
            <w:pPr>
              <w:spacing w:after="160" w:line="360" w:lineRule="auto"/>
              <w:rPr>
                <w:szCs w:val="19"/>
              </w:rPr>
            </w:pPr>
            <w:r w:rsidRPr="00C41504">
              <w:rPr>
                <w:szCs w:val="19"/>
              </w:rPr>
              <w:t xml:space="preserve">8) Søge konflikter efter husordenen løst ved ekstern mediation. </w:t>
            </w:r>
          </w:p>
          <w:p w14:paraId="0C925B40" w14:textId="3E86534C" w:rsidR="0044214D" w:rsidRPr="00C41504" w:rsidRDefault="0044214D" w:rsidP="0044214D">
            <w:pPr>
              <w:spacing w:after="160" w:line="360" w:lineRule="auto"/>
              <w:rPr>
                <w:szCs w:val="19"/>
              </w:rPr>
            </w:pPr>
            <w:r w:rsidRPr="00C41504">
              <w:rPr>
                <w:szCs w:val="19"/>
              </w:rPr>
              <w:t xml:space="preserve">9) Varetage </w:t>
            </w:r>
            <w:r w:rsidR="009D64FA">
              <w:rPr>
                <w:szCs w:val="19"/>
              </w:rPr>
              <w:t>E</w:t>
            </w:r>
            <w:r w:rsidRPr="00C41504">
              <w:rPr>
                <w:szCs w:val="19"/>
              </w:rPr>
              <w:t>jerforeningens interesser i forbindelse med eventuelle pligtige medlemskaber af andre foreninger eller laug, herunder grundejerforeninger, bydelsforeninger, vandlaug, gårdlaug eller lignende.</w:t>
            </w:r>
          </w:p>
          <w:p w14:paraId="63AA4246" w14:textId="71960D24" w:rsidR="0044214D" w:rsidRPr="0094332D" w:rsidRDefault="0044214D" w:rsidP="0044214D">
            <w:pPr>
              <w:spacing w:after="160" w:line="360" w:lineRule="auto"/>
              <w:rPr>
                <w:szCs w:val="19"/>
              </w:rPr>
            </w:pPr>
            <w:r w:rsidRPr="008945CA">
              <w:rPr>
                <w:szCs w:val="19"/>
              </w:rPr>
              <w:t>10) Bestyrelsen skal indkalde de enkelte medlemmer til 1- og 5-års gennemgang med entreprenøren, der har opført Ejendommen, samt koordinere disse gennemgange med medlemmerne og entreprenøren, og på medlemmernes vegne deltage i disse gennemgange for så vidt angår fællesarealer.</w:t>
            </w:r>
          </w:p>
        </w:tc>
      </w:tr>
      <w:tr w:rsidR="0044214D" w:rsidRPr="00C467BE" w14:paraId="45D97F7B" w14:textId="77777777" w:rsidTr="00785A0A">
        <w:tc>
          <w:tcPr>
            <w:tcW w:w="1418" w:type="dxa"/>
          </w:tcPr>
          <w:p w14:paraId="62736973" w14:textId="3935F0B4" w:rsidR="0044214D" w:rsidRPr="009D64FA" w:rsidRDefault="0044214D" w:rsidP="0044214D">
            <w:pPr>
              <w:spacing w:after="160" w:line="360" w:lineRule="auto"/>
              <w:jc w:val="left"/>
              <w:rPr>
                <w:szCs w:val="19"/>
              </w:rPr>
            </w:pPr>
            <w:r w:rsidRPr="009D64FA">
              <w:rPr>
                <w:szCs w:val="19"/>
              </w:rPr>
              <w:t>§ 16, stk. 2A</w:t>
            </w:r>
            <w:r w:rsidR="007F5B53" w:rsidRPr="009D64FA">
              <w:rPr>
                <w:szCs w:val="19"/>
              </w:rPr>
              <w:t>.</w:t>
            </w:r>
          </w:p>
        </w:tc>
        <w:tc>
          <w:tcPr>
            <w:tcW w:w="7904" w:type="dxa"/>
          </w:tcPr>
          <w:p w14:paraId="00A144D0" w14:textId="40B49AAA" w:rsidR="0044214D" w:rsidRPr="009D64FA" w:rsidRDefault="0044214D" w:rsidP="0044214D">
            <w:pPr>
              <w:spacing w:after="160" w:line="360" w:lineRule="auto"/>
              <w:rPr>
                <w:szCs w:val="19"/>
              </w:rPr>
            </w:pPr>
            <w:r w:rsidRPr="009D64FA">
              <w:rPr>
                <w:szCs w:val="19"/>
              </w:rPr>
              <w:t xml:space="preserve">Ejerforeningen er forpligtiget til at være medlem af </w:t>
            </w:r>
            <w:r w:rsidR="009D64FA">
              <w:rPr>
                <w:szCs w:val="19"/>
              </w:rPr>
              <w:t>g</w:t>
            </w:r>
            <w:r w:rsidRPr="009D64FA">
              <w:rPr>
                <w:szCs w:val="19"/>
              </w:rPr>
              <w:t>rundejerforeningen</w:t>
            </w:r>
            <w:r w:rsidR="005B55A7" w:rsidRPr="009D64FA">
              <w:rPr>
                <w:szCs w:val="19"/>
              </w:rPr>
              <w:t xml:space="preserve">, såfremt denne </w:t>
            </w:r>
            <w:r w:rsidR="00FE5665" w:rsidRPr="009D64FA">
              <w:rPr>
                <w:szCs w:val="19"/>
              </w:rPr>
              <w:t>oprettes</w:t>
            </w:r>
            <w:r w:rsidR="005B55A7" w:rsidRPr="009D64FA">
              <w:rPr>
                <w:szCs w:val="19"/>
              </w:rPr>
              <w:t xml:space="preserve">, jf. Lokalplanens § </w:t>
            </w:r>
            <w:r w:rsidR="00FE5665" w:rsidRPr="009D64FA">
              <w:rPr>
                <w:szCs w:val="19"/>
              </w:rPr>
              <w:t>12</w:t>
            </w:r>
            <w:r w:rsidRPr="009D64FA">
              <w:rPr>
                <w:szCs w:val="19"/>
              </w:rPr>
              <w:t xml:space="preserve">. Bestyrelsen repræsenterer Ejerforeningen på </w:t>
            </w:r>
            <w:r w:rsidR="00A51CCC">
              <w:rPr>
                <w:szCs w:val="19"/>
              </w:rPr>
              <w:t>g</w:t>
            </w:r>
            <w:r w:rsidRPr="009D64FA">
              <w:rPr>
                <w:szCs w:val="19"/>
              </w:rPr>
              <w:t xml:space="preserve">rundejerforeningens generalforsamlinger og til bestyrelsesmøder m.v., og bestyrelsen er bemyndiget til at træffe beslutninger med bindende virkning for Ejerforeningen vedrørende anliggender, der er omfattet af vedtægterne for </w:t>
            </w:r>
            <w:r w:rsidR="00A51CCC">
              <w:rPr>
                <w:szCs w:val="19"/>
              </w:rPr>
              <w:t>g</w:t>
            </w:r>
            <w:r w:rsidRPr="009D64FA">
              <w:rPr>
                <w:szCs w:val="19"/>
              </w:rPr>
              <w:t>rundejerforeningen.</w:t>
            </w:r>
          </w:p>
        </w:tc>
      </w:tr>
      <w:tr w:rsidR="0044214D" w:rsidRPr="00C467BE" w14:paraId="0AF93E02" w14:textId="77777777" w:rsidTr="00785A0A">
        <w:tc>
          <w:tcPr>
            <w:tcW w:w="1418" w:type="dxa"/>
          </w:tcPr>
          <w:p w14:paraId="5B97A0C7" w14:textId="65600480" w:rsidR="0044214D" w:rsidRPr="009D64FA" w:rsidRDefault="0044214D" w:rsidP="0044214D">
            <w:pPr>
              <w:spacing w:after="160" w:line="360" w:lineRule="auto"/>
              <w:jc w:val="left"/>
              <w:rPr>
                <w:szCs w:val="19"/>
              </w:rPr>
            </w:pPr>
            <w:r w:rsidRPr="009D64FA">
              <w:rPr>
                <w:szCs w:val="19"/>
              </w:rPr>
              <w:t>§ 16, stk. 2B</w:t>
            </w:r>
            <w:r w:rsidR="007F5B53" w:rsidRPr="009D64FA">
              <w:rPr>
                <w:szCs w:val="19"/>
              </w:rPr>
              <w:t>.</w:t>
            </w:r>
          </w:p>
        </w:tc>
        <w:tc>
          <w:tcPr>
            <w:tcW w:w="7904" w:type="dxa"/>
          </w:tcPr>
          <w:p w14:paraId="62FFD0C7" w14:textId="0704921A" w:rsidR="0044214D" w:rsidRPr="009D64FA" w:rsidRDefault="0044214D" w:rsidP="0044214D">
            <w:pPr>
              <w:spacing w:after="160" w:line="360" w:lineRule="auto"/>
              <w:rPr>
                <w:szCs w:val="19"/>
              </w:rPr>
            </w:pPr>
            <w:r w:rsidRPr="009D64FA">
              <w:rPr>
                <w:szCs w:val="19"/>
              </w:rPr>
              <w:t>Bestyrelsen er berettiget til på vegne af Ejerforeningen og samtlige medlemmer at udstede fuldmagt til medlemmer af Ejerforeningen til brug for indgivelse af ansøgning mv. i byggesager hos offentlige myndigheder vedrørende Ejendommen, fællesarealer en ejerlejlighed eller et begrænset antal ejerlejligheder.</w:t>
            </w:r>
          </w:p>
        </w:tc>
      </w:tr>
      <w:tr w:rsidR="0044214D" w:rsidRPr="00C467BE" w14:paraId="1ACFCB7E" w14:textId="77777777" w:rsidTr="00785A0A">
        <w:tc>
          <w:tcPr>
            <w:tcW w:w="1418" w:type="dxa"/>
          </w:tcPr>
          <w:p w14:paraId="39F8BCC2" w14:textId="585A38F1" w:rsidR="0044214D" w:rsidRPr="00A51CCC" w:rsidRDefault="0044214D" w:rsidP="0044214D">
            <w:pPr>
              <w:spacing w:after="160" w:line="360" w:lineRule="auto"/>
              <w:jc w:val="left"/>
              <w:rPr>
                <w:szCs w:val="19"/>
              </w:rPr>
            </w:pPr>
            <w:r w:rsidRPr="00A51CCC">
              <w:rPr>
                <w:szCs w:val="19"/>
              </w:rPr>
              <w:t>§ 16, stk. 2C</w:t>
            </w:r>
            <w:r w:rsidR="008272DA" w:rsidRPr="00A51CCC">
              <w:rPr>
                <w:szCs w:val="19"/>
              </w:rPr>
              <w:t>.</w:t>
            </w:r>
          </w:p>
        </w:tc>
        <w:tc>
          <w:tcPr>
            <w:tcW w:w="7904" w:type="dxa"/>
          </w:tcPr>
          <w:p w14:paraId="166E26B6" w14:textId="14CD11F8" w:rsidR="0044214D" w:rsidRPr="00A51CCC" w:rsidRDefault="0044214D" w:rsidP="0044214D">
            <w:pPr>
              <w:spacing w:after="160" w:line="360" w:lineRule="auto"/>
              <w:rPr>
                <w:szCs w:val="19"/>
              </w:rPr>
            </w:pPr>
            <w:r w:rsidRPr="00A51CCC">
              <w:rPr>
                <w:szCs w:val="19"/>
              </w:rPr>
              <w:t xml:space="preserve">Bestyrelsen er forpligtet til at udstede fuldmagt til brug for indgivelse af ansøgning mv. i byggesager hos offentlige myndigheder til </w:t>
            </w:r>
            <w:r w:rsidR="00A85506" w:rsidRPr="00A51CCC">
              <w:rPr>
                <w:szCs w:val="19"/>
              </w:rPr>
              <w:t>Ejendomsselskabet Strandvej 10</w:t>
            </w:r>
            <w:r w:rsidRPr="00A51CCC">
              <w:rPr>
                <w:szCs w:val="19"/>
              </w:rPr>
              <w:t xml:space="preserve"> ApS, CVR nr. </w:t>
            </w:r>
            <w:r w:rsidR="003C344D" w:rsidRPr="00A51CCC">
              <w:rPr>
                <w:szCs w:val="19"/>
              </w:rPr>
              <w:t xml:space="preserve">29310793 </w:t>
            </w:r>
            <w:r w:rsidRPr="00A51CCC">
              <w:rPr>
                <w:szCs w:val="19"/>
              </w:rPr>
              <w:t xml:space="preserve">eller et dermed koncernforbundet selskab for så vidt angår de ejerlejligheder, der aldrig har været solgt til tredjemand. Forpligtelsen bortfalder for den enkelte ejerlejlighed, når der er tinglyst skøde uden præjudicerende retsanmærkninger på en ejerlejlighed til tredjemand. Et til </w:t>
            </w:r>
            <w:r w:rsidR="003C344D" w:rsidRPr="00A51CCC">
              <w:rPr>
                <w:szCs w:val="19"/>
              </w:rPr>
              <w:t xml:space="preserve">Ejendomsselskabet Strandvej 10 </w:t>
            </w:r>
            <w:r w:rsidRPr="00A51CCC">
              <w:rPr>
                <w:szCs w:val="19"/>
              </w:rPr>
              <w:t xml:space="preserve">ApS koncernforbundet selskab betragtes ikke som tredjemand.  </w:t>
            </w:r>
          </w:p>
        </w:tc>
      </w:tr>
      <w:tr w:rsidR="0044214D" w:rsidRPr="00C467BE" w14:paraId="3378D27E" w14:textId="77777777" w:rsidTr="00785A0A">
        <w:tc>
          <w:tcPr>
            <w:tcW w:w="1418" w:type="dxa"/>
          </w:tcPr>
          <w:p w14:paraId="223D5E02" w14:textId="18474F64" w:rsidR="0044214D" w:rsidRDefault="0044214D" w:rsidP="0044214D">
            <w:pPr>
              <w:spacing w:after="160" w:line="360" w:lineRule="auto"/>
              <w:jc w:val="left"/>
              <w:rPr>
                <w:szCs w:val="19"/>
              </w:rPr>
            </w:pPr>
            <w:r w:rsidRPr="00A51CCC">
              <w:rPr>
                <w:szCs w:val="19"/>
              </w:rPr>
              <w:t>§ 16, stk. 2D</w:t>
            </w:r>
            <w:r w:rsidR="008272DA" w:rsidRPr="00A51CCC">
              <w:rPr>
                <w:szCs w:val="19"/>
              </w:rPr>
              <w:t>.</w:t>
            </w:r>
          </w:p>
        </w:tc>
        <w:tc>
          <w:tcPr>
            <w:tcW w:w="7904" w:type="dxa"/>
          </w:tcPr>
          <w:p w14:paraId="274C417B" w14:textId="197D2D3A" w:rsidR="0044214D" w:rsidRPr="00D41829" w:rsidRDefault="0044214D" w:rsidP="0044214D">
            <w:pPr>
              <w:spacing w:after="160" w:line="360" w:lineRule="auto"/>
              <w:rPr>
                <w:szCs w:val="19"/>
              </w:rPr>
            </w:pPr>
            <w:bookmarkStart w:id="6" w:name="_Hlk103013762"/>
            <w:r w:rsidRPr="00D41829">
              <w:rPr>
                <w:szCs w:val="19"/>
              </w:rPr>
              <w:t xml:space="preserve">Bestyrelsen er berettiget til på vegne af </w:t>
            </w:r>
            <w:r>
              <w:rPr>
                <w:szCs w:val="19"/>
              </w:rPr>
              <w:t>E</w:t>
            </w:r>
            <w:r w:rsidRPr="00D41829">
              <w:rPr>
                <w:szCs w:val="19"/>
              </w:rPr>
              <w:t>jerforeningen og på</w:t>
            </w:r>
            <w:r>
              <w:rPr>
                <w:szCs w:val="19"/>
              </w:rPr>
              <w:t xml:space="preserve"> </w:t>
            </w:r>
            <w:r w:rsidRPr="00D41829">
              <w:rPr>
                <w:szCs w:val="19"/>
              </w:rPr>
              <w:t xml:space="preserve">vegne af samtlige medlemmer af </w:t>
            </w:r>
            <w:r>
              <w:rPr>
                <w:szCs w:val="19"/>
              </w:rPr>
              <w:t>E</w:t>
            </w:r>
            <w:r w:rsidRPr="00D41829">
              <w:rPr>
                <w:szCs w:val="19"/>
              </w:rPr>
              <w:t>jerforeningen at tiltræde</w:t>
            </w:r>
            <w:r>
              <w:rPr>
                <w:szCs w:val="19"/>
              </w:rPr>
              <w:t xml:space="preserve"> </w:t>
            </w:r>
            <w:r w:rsidRPr="00D41829">
              <w:rPr>
                <w:szCs w:val="19"/>
              </w:rPr>
              <w:t>tinglysning af deklarationer, der har været forudsat og/eller</w:t>
            </w:r>
            <w:r>
              <w:rPr>
                <w:szCs w:val="19"/>
              </w:rPr>
              <w:t xml:space="preserve"> </w:t>
            </w:r>
            <w:r w:rsidRPr="00D41829">
              <w:rPr>
                <w:szCs w:val="19"/>
              </w:rPr>
              <w:t>anset for nødvendige i forbindelse med stiftelsen af</w:t>
            </w:r>
            <w:r>
              <w:rPr>
                <w:szCs w:val="19"/>
              </w:rPr>
              <w:t xml:space="preserve"> E</w:t>
            </w:r>
            <w:r w:rsidRPr="00D41829">
              <w:rPr>
                <w:szCs w:val="19"/>
              </w:rPr>
              <w:t xml:space="preserve">jerforeningen </w:t>
            </w:r>
            <w:r>
              <w:rPr>
                <w:szCs w:val="19"/>
              </w:rPr>
              <w:t>samt</w:t>
            </w:r>
            <w:r w:rsidRPr="00D41829">
              <w:rPr>
                <w:szCs w:val="19"/>
              </w:rPr>
              <w:t xml:space="preserve"> </w:t>
            </w:r>
            <w:r>
              <w:rPr>
                <w:szCs w:val="19"/>
              </w:rPr>
              <w:t xml:space="preserve">opførelsen og </w:t>
            </w:r>
            <w:r w:rsidRPr="00D41829">
              <w:rPr>
                <w:szCs w:val="19"/>
              </w:rPr>
              <w:t xml:space="preserve">ibrugtagningen af </w:t>
            </w:r>
            <w:r>
              <w:rPr>
                <w:szCs w:val="19"/>
              </w:rPr>
              <w:t>bebyggelse med såvel indvendige som udvendige fællesarealer</w:t>
            </w:r>
            <w:r w:rsidRPr="00D41829">
              <w:rPr>
                <w:szCs w:val="19"/>
              </w:rPr>
              <w:t xml:space="preserve"> på </w:t>
            </w:r>
            <w:r>
              <w:rPr>
                <w:szCs w:val="19"/>
              </w:rPr>
              <w:t>E</w:t>
            </w:r>
            <w:r w:rsidRPr="00D41829">
              <w:rPr>
                <w:szCs w:val="19"/>
              </w:rPr>
              <w:t>jendommen.</w:t>
            </w:r>
            <w:bookmarkEnd w:id="6"/>
          </w:p>
        </w:tc>
      </w:tr>
      <w:tr w:rsidR="0044214D" w:rsidRPr="00C467BE" w14:paraId="2289EC52" w14:textId="77777777" w:rsidTr="00785A0A">
        <w:tc>
          <w:tcPr>
            <w:tcW w:w="1418" w:type="dxa"/>
          </w:tcPr>
          <w:p w14:paraId="2A9331A2" w14:textId="02BD8101" w:rsidR="0044214D" w:rsidRDefault="0044214D" w:rsidP="0044214D">
            <w:pPr>
              <w:spacing w:after="160" w:line="360" w:lineRule="auto"/>
              <w:jc w:val="left"/>
              <w:rPr>
                <w:szCs w:val="19"/>
              </w:rPr>
            </w:pPr>
            <w:r w:rsidRPr="0094332D">
              <w:rPr>
                <w:szCs w:val="19"/>
              </w:rPr>
              <w:t xml:space="preserve">§ 16, stk. </w:t>
            </w:r>
            <w:r>
              <w:rPr>
                <w:szCs w:val="19"/>
              </w:rPr>
              <w:t>3</w:t>
            </w:r>
            <w:r w:rsidR="008272DA">
              <w:rPr>
                <w:szCs w:val="19"/>
              </w:rPr>
              <w:t>.</w:t>
            </w:r>
          </w:p>
        </w:tc>
        <w:tc>
          <w:tcPr>
            <w:tcW w:w="7904" w:type="dxa"/>
          </w:tcPr>
          <w:p w14:paraId="6BE3F063" w14:textId="6527494E" w:rsidR="0044214D" w:rsidRPr="00D41829" w:rsidRDefault="0044214D" w:rsidP="0044214D">
            <w:pPr>
              <w:spacing w:after="160" w:line="360" w:lineRule="auto"/>
              <w:rPr>
                <w:szCs w:val="19"/>
              </w:rPr>
            </w:pPr>
            <w:r w:rsidRPr="0094332D">
              <w:rPr>
                <w:szCs w:val="19"/>
              </w:rPr>
              <w:t>Der tegnes bestyrelsesansvarsforsikring, medmindre et flertal på generalforsamlingen bestemmer andet.</w:t>
            </w:r>
          </w:p>
        </w:tc>
      </w:tr>
      <w:tr w:rsidR="0044214D" w:rsidRPr="00C467BE" w14:paraId="7F8A57ED" w14:textId="77777777" w:rsidTr="00785A0A">
        <w:tc>
          <w:tcPr>
            <w:tcW w:w="1418" w:type="dxa"/>
          </w:tcPr>
          <w:p w14:paraId="058A33BD" w14:textId="3B0AB664" w:rsidR="0044214D" w:rsidRPr="0094332D" w:rsidRDefault="0044214D" w:rsidP="0044214D">
            <w:pPr>
              <w:spacing w:after="160" w:line="360" w:lineRule="auto"/>
              <w:jc w:val="left"/>
              <w:rPr>
                <w:szCs w:val="19"/>
              </w:rPr>
            </w:pPr>
            <w:r w:rsidRPr="0094332D">
              <w:rPr>
                <w:szCs w:val="19"/>
              </w:rPr>
              <w:t xml:space="preserve">§ 16, stk. </w:t>
            </w:r>
            <w:r>
              <w:rPr>
                <w:szCs w:val="19"/>
              </w:rPr>
              <w:t>4</w:t>
            </w:r>
            <w:r w:rsidR="008272DA">
              <w:rPr>
                <w:szCs w:val="19"/>
              </w:rPr>
              <w:t>.</w:t>
            </w:r>
          </w:p>
        </w:tc>
        <w:tc>
          <w:tcPr>
            <w:tcW w:w="7904" w:type="dxa"/>
          </w:tcPr>
          <w:p w14:paraId="21EF9741" w14:textId="64395E52" w:rsidR="0044214D" w:rsidRPr="0094332D" w:rsidRDefault="0044214D" w:rsidP="0044214D">
            <w:pPr>
              <w:spacing w:after="160" w:line="360" w:lineRule="auto"/>
              <w:rPr>
                <w:szCs w:val="19"/>
              </w:rPr>
            </w:pPr>
            <w:r w:rsidRPr="0094332D">
              <w:rPr>
                <w:szCs w:val="19"/>
              </w:rPr>
              <w:t>Bestyrelsens beslutninger kan af e</w:t>
            </w:r>
            <w:r w:rsidR="00A51CCC">
              <w:rPr>
                <w:szCs w:val="19"/>
              </w:rPr>
              <w:t>nhver ejer</w:t>
            </w:r>
            <w:r w:rsidRPr="0094332D">
              <w:rPr>
                <w:szCs w:val="19"/>
              </w:rPr>
              <w:t xml:space="preserve">, som afgørelsen vedrører, indbringes for generalforsamlingen. Undtaget er beslutninger efter stk. </w:t>
            </w:r>
            <w:r>
              <w:rPr>
                <w:szCs w:val="19"/>
              </w:rPr>
              <w:t>3.</w:t>
            </w:r>
          </w:p>
        </w:tc>
      </w:tr>
      <w:tr w:rsidR="0044214D" w:rsidRPr="00C467BE" w14:paraId="2F674787" w14:textId="77777777" w:rsidTr="00785A0A">
        <w:tc>
          <w:tcPr>
            <w:tcW w:w="1418" w:type="dxa"/>
          </w:tcPr>
          <w:p w14:paraId="4DE24176" w14:textId="75B94AEA" w:rsidR="0044214D" w:rsidRPr="0094332D" w:rsidRDefault="0044214D" w:rsidP="0044214D">
            <w:pPr>
              <w:spacing w:after="160" w:line="360" w:lineRule="auto"/>
              <w:jc w:val="left"/>
              <w:rPr>
                <w:szCs w:val="19"/>
              </w:rPr>
            </w:pPr>
            <w:r w:rsidRPr="0094332D">
              <w:rPr>
                <w:b/>
                <w:bCs/>
                <w:szCs w:val="19"/>
              </w:rPr>
              <w:t>§ 17</w:t>
            </w:r>
          </w:p>
        </w:tc>
        <w:tc>
          <w:tcPr>
            <w:tcW w:w="7904" w:type="dxa"/>
          </w:tcPr>
          <w:p w14:paraId="7BF6354A" w14:textId="607BF8D4" w:rsidR="0044214D" w:rsidRPr="0094332D" w:rsidRDefault="0044214D" w:rsidP="0044214D">
            <w:pPr>
              <w:spacing w:after="160" w:line="360" w:lineRule="auto"/>
              <w:rPr>
                <w:szCs w:val="19"/>
              </w:rPr>
            </w:pPr>
            <w:r w:rsidRPr="0094332D">
              <w:rPr>
                <w:b/>
                <w:bCs/>
                <w:szCs w:val="19"/>
              </w:rPr>
              <w:t>Bestyrelsens kommunikation med ejerne</w:t>
            </w:r>
          </w:p>
        </w:tc>
      </w:tr>
      <w:tr w:rsidR="0044214D" w:rsidRPr="00C467BE" w14:paraId="5E98C091" w14:textId="77777777" w:rsidTr="00785A0A">
        <w:tc>
          <w:tcPr>
            <w:tcW w:w="1418" w:type="dxa"/>
          </w:tcPr>
          <w:p w14:paraId="413F86AF" w14:textId="6B01B4C7" w:rsidR="0044214D" w:rsidRPr="0094332D" w:rsidRDefault="0044214D" w:rsidP="0044214D">
            <w:pPr>
              <w:spacing w:after="160" w:line="360" w:lineRule="auto"/>
              <w:jc w:val="left"/>
              <w:rPr>
                <w:b/>
                <w:bCs/>
                <w:szCs w:val="19"/>
              </w:rPr>
            </w:pPr>
            <w:r w:rsidRPr="0094332D">
              <w:rPr>
                <w:szCs w:val="19"/>
              </w:rPr>
              <w:t>§ 17, stk. 1</w:t>
            </w:r>
            <w:r w:rsidR="00CD0686">
              <w:rPr>
                <w:szCs w:val="19"/>
              </w:rPr>
              <w:t>.</w:t>
            </w:r>
          </w:p>
        </w:tc>
        <w:tc>
          <w:tcPr>
            <w:tcW w:w="7904" w:type="dxa"/>
          </w:tcPr>
          <w:p w14:paraId="3D1EB87F" w14:textId="606A234C" w:rsidR="0044214D" w:rsidRPr="0094332D" w:rsidRDefault="0044214D" w:rsidP="0044214D">
            <w:pPr>
              <w:spacing w:after="160" w:line="360" w:lineRule="auto"/>
              <w:rPr>
                <w:b/>
                <w:bCs/>
                <w:szCs w:val="19"/>
              </w:rPr>
            </w:pPr>
            <w:r w:rsidRPr="0094332D">
              <w:rPr>
                <w:szCs w:val="19"/>
              </w:rPr>
              <w:t xml:space="preserve">Al kommunikation mellem </w:t>
            </w:r>
            <w:r w:rsidR="004B2910">
              <w:rPr>
                <w:szCs w:val="19"/>
              </w:rPr>
              <w:t>E</w:t>
            </w:r>
            <w:r w:rsidRPr="0094332D">
              <w:rPr>
                <w:szCs w:val="19"/>
              </w:rPr>
              <w:t xml:space="preserve">jerforeningen og </w:t>
            </w:r>
            <w:r w:rsidR="00123D22">
              <w:rPr>
                <w:szCs w:val="19"/>
              </w:rPr>
              <w:t>med</w:t>
            </w:r>
            <w:r w:rsidR="001475A8">
              <w:rPr>
                <w:szCs w:val="19"/>
              </w:rPr>
              <w:t>lemmerne</w:t>
            </w:r>
            <w:r w:rsidRPr="0094332D">
              <w:rPr>
                <w:szCs w:val="19"/>
              </w:rPr>
              <w:t>, herunder indkaldelse til generalforsamling, fremsendelse af fuldmagter og forslag, udsendelse af referater og påkrav, kan ske digitalt ved e</w:t>
            </w:r>
            <w:r>
              <w:rPr>
                <w:szCs w:val="19"/>
              </w:rPr>
              <w:t>-</w:t>
            </w:r>
            <w:r w:rsidRPr="0094332D">
              <w:rPr>
                <w:szCs w:val="19"/>
              </w:rPr>
              <w:t>mail eller andet almindeligt anerkendt elektronisk medie.</w:t>
            </w:r>
          </w:p>
        </w:tc>
      </w:tr>
      <w:tr w:rsidR="0044214D" w:rsidRPr="00C467BE" w14:paraId="1A09042B" w14:textId="77777777" w:rsidTr="00785A0A">
        <w:tc>
          <w:tcPr>
            <w:tcW w:w="1418" w:type="dxa"/>
          </w:tcPr>
          <w:p w14:paraId="1CC773B8" w14:textId="5D56B672" w:rsidR="0044214D" w:rsidRPr="0094332D" w:rsidRDefault="0044214D" w:rsidP="0044214D">
            <w:pPr>
              <w:spacing w:after="160" w:line="360" w:lineRule="auto"/>
              <w:jc w:val="left"/>
              <w:rPr>
                <w:szCs w:val="19"/>
              </w:rPr>
            </w:pPr>
            <w:r w:rsidRPr="0094332D">
              <w:rPr>
                <w:szCs w:val="19"/>
              </w:rPr>
              <w:t>§ 17, stk. 2.</w:t>
            </w:r>
          </w:p>
        </w:tc>
        <w:tc>
          <w:tcPr>
            <w:tcW w:w="7904" w:type="dxa"/>
          </w:tcPr>
          <w:p w14:paraId="2AAF16C3" w14:textId="2663288A" w:rsidR="0044214D" w:rsidRPr="0094332D" w:rsidRDefault="0044214D" w:rsidP="0044214D">
            <w:pPr>
              <w:spacing w:after="160" w:line="360" w:lineRule="auto"/>
              <w:rPr>
                <w:szCs w:val="19"/>
              </w:rPr>
            </w:pPr>
            <w:r w:rsidRPr="0094332D">
              <w:rPr>
                <w:szCs w:val="19"/>
              </w:rPr>
              <w:t xml:space="preserve">Ejerne har pligt til at orientere </w:t>
            </w:r>
            <w:r w:rsidR="004B2910">
              <w:rPr>
                <w:szCs w:val="19"/>
              </w:rPr>
              <w:t>E</w:t>
            </w:r>
            <w:r w:rsidRPr="0094332D">
              <w:rPr>
                <w:szCs w:val="19"/>
              </w:rPr>
              <w:t xml:space="preserve">jerforeningens bestyrelse eller en eventuel administrator om den elektroniske adresse, der kan bruges til kommunikation med ejeren. Ved ændringer i ejerens elektroniske adresse har ejeren pligt til at orientere </w:t>
            </w:r>
            <w:r w:rsidR="004B2910">
              <w:rPr>
                <w:szCs w:val="19"/>
              </w:rPr>
              <w:t>E</w:t>
            </w:r>
            <w:r w:rsidRPr="0094332D">
              <w:rPr>
                <w:szCs w:val="19"/>
              </w:rPr>
              <w:t>jerforeningens bestyrelse eller en eventuel administrator herom. I modsat fald anses indkaldelser mv., som er sendt til den senest oplyste adresse, for at være kommet frem.</w:t>
            </w:r>
          </w:p>
        </w:tc>
      </w:tr>
      <w:tr w:rsidR="0044214D" w:rsidRPr="00C467BE" w14:paraId="62205436" w14:textId="77777777" w:rsidTr="00785A0A">
        <w:tc>
          <w:tcPr>
            <w:tcW w:w="1418" w:type="dxa"/>
          </w:tcPr>
          <w:p w14:paraId="6B4F96FA" w14:textId="5CDDAE66" w:rsidR="0044214D" w:rsidRPr="0094332D" w:rsidRDefault="0044214D" w:rsidP="0044214D">
            <w:pPr>
              <w:spacing w:after="160" w:line="360" w:lineRule="auto"/>
              <w:jc w:val="left"/>
              <w:rPr>
                <w:szCs w:val="19"/>
              </w:rPr>
            </w:pPr>
            <w:r w:rsidRPr="0094332D">
              <w:rPr>
                <w:szCs w:val="19"/>
              </w:rPr>
              <w:t xml:space="preserve">§ 17, stk. 3. </w:t>
            </w:r>
          </w:p>
        </w:tc>
        <w:tc>
          <w:tcPr>
            <w:tcW w:w="7904" w:type="dxa"/>
          </w:tcPr>
          <w:p w14:paraId="675FD2A1" w14:textId="3F785B11" w:rsidR="0044214D" w:rsidRPr="0094332D" w:rsidRDefault="0044214D" w:rsidP="0044214D">
            <w:pPr>
              <w:spacing w:after="160" w:line="360" w:lineRule="auto"/>
              <w:rPr>
                <w:szCs w:val="19"/>
              </w:rPr>
            </w:pPr>
            <w:r w:rsidRPr="0094332D">
              <w:rPr>
                <w:szCs w:val="19"/>
              </w:rPr>
              <w:t>Ejere, som er fritaget fra modtagelse af digital post fra det offentlige, kan mod fremvisning af dokumentation herfor, blive fritaget for den i stk. 1 angivne kommunikationsform.</w:t>
            </w:r>
          </w:p>
        </w:tc>
      </w:tr>
      <w:tr w:rsidR="0044214D" w:rsidRPr="00C467BE" w14:paraId="1F994878" w14:textId="77777777" w:rsidTr="00785A0A">
        <w:tc>
          <w:tcPr>
            <w:tcW w:w="1418" w:type="dxa"/>
          </w:tcPr>
          <w:p w14:paraId="74EB973D" w14:textId="3242438A" w:rsidR="0044214D" w:rsidRPr="0094332D" w:rsidRDefault="0044214D" w:rsidP="0044214D">
            <w:pPr>
              <w:spacing w:after="160" w:line="360" w:lineRule="auto"/>
              <w:jc w:val="left"/>
              <w:rPr>
                <w:szCs w:val="19"/>
              </w:rPr>
            </w:pPr>
            <w:r w:rsidRPr="0094332D">
              <w:rPr>
                <w:szCs w:val="19"/>
              </w:rPr>
              <w:t>§ 17, stk. 4.</w:t>
            </w:r>
          </w:p>
        </w:tc>
        <w:tc>
          <w:tcPr>
            <w:tcW w:w="7904" w:type="dxa"/>
          </w:tcPr>
          <w:p w14:paraId="0D15FD0B" w14:textId="3325E26B" w:rsidR="0044214D" w:rsidRPr="0094332D" w:rsidRDefault="0044214D" w:rsidP="0044214D">
            <w:pPr>
              <w:spacing w:after="160" w:line="360" w:lineRule="auto"/>
              <w:rPr>
                <w:szCs w:val="19"/>
              </w:rPr>
            </w:pPr>
            <w:r w:rsidRPr="0094332D">
              <w:rPr>
                <w:szCs w:val="19"/>
              </w:rPr>
              <w:t>Ejere, der har behov for en papirudskrift af meddelelser fra bestyrelsen kan rekvirere en sådan hos bestyrelsen eller en eventuel administrator mod betaling af et nærmere fastsat, rimeligt gebyr.</w:t>
            </w:r>
          </w:p>
        </w:tc>
      </w:tr>
      <w:tr w:rsidR="0044214D" w:rsidRPr="00C467BE" w14:paraId="049FD509" w14:textId="77777777" w:rsidTr="00785A0A">
        <w:tc>
          <w:tcPr>
            <w:tcW w:w="1418" w:type="dxa"/>
          </w:tcPr>
          <w:p w14:paraId="5F544A54" w14:textId="4726C703" w:rsidR="0044214D" w:rsidRPr="0094332D" w:rsidRDefault="0044214D" w:rsidP="0044214D">
            <w:pPr>
              <w:spacing w:after="160" w:line="360" w:lineRule="auto"/>
              <w:jc w:val="left"/>
              <w:rPr>
                <w:szCs w:val="19"/>
              </w:rPr>
            </w:pPr>
            <w:r w:rsidRPr="0094332D">
              <w:rPr>
                <w:b/>
                <w:bCs/>
                <w:szCs w:val="19"/>
              </w:rPr>
              <w:t>§ 18</w:t>
            </w:r>
          </w:p>
        </w:tc>
        <w:tc>
          <w:tcPr>
            <w:tcW w:w="7904" w:type="dxa"/>
          </w:tcPr>
          <w:p w14:paraId="3FB457FA" w14:textId="35ADA98A" w:rsidR="0044214D" w:rsidRPr="0094332D" w:rsidRDefault="0044214D" w:rsidP="0044214D">
            <w:pPr>
              <w:spacing w:after="160" w:line="360" w:lineRule="auto"/>
              <w:rPr>
                <w:szCs w:val="19"/>
              </w:rPr>
            </w:pPr>
            <w:r w:rsidRPr="0094332D">
              <w:rPr>
                <w:b/>
                <w:bCs/>
                <w:szCs w:val="19"/>
              </w:rPr>
              <w:t>Administration</w:t>
            </w:r>
          </w:p>
        </w:tc>
      </w:tr>
      <w:tr w:rsidR="0044214D" w:rsidRPr="008945CA" w14:paraId="5895879B" w14:textId="77777777" w:rsidTr="00785A0A">
        <w:tc>
          <w:tcPr>
            <w:tcW w:w="1418" w:type="dxa"/>
          </w:tcPr>
          <w:p w14:paraId="4F73D2DC" w14:textId="5D35F41C" w:rsidR="0044214D" w:rsidRPr="0094332D" w:rsidRDefault="0044214D" w:rsidP="0044214D">
            <w:pPr>
              <w:spacing w:after="160" w:line="360" w:lineRule="auto"/>
              <w:jc w:val="left"/>
              <w:rPr>
                <w:b/>
                <w:bCs/>
                <w:szCs w:val="19"/>
              </w:rPr>
            </w:pPr>
            <w:r w:rsidRPr="0094332D">
              <w:rPr>
                <w:szCs w:val="19"/>
              </w:rPr>
              <w:t>§ 18, stk. 1</w:t>
            </w:r>
            <w:r w:rsidR="00043E0B">
              <w:rPr>
                <w:szCs w:val="19"/>
              </w:rPr>
              <w:t>.</w:t>
            </w:r>
            <w:r w:rsidRPr="0094332D">
              <w:rPr>
                <w:szCs w:val="19"/>
              </w:rPr>
              <w:t xml:space="preserve">  </w:t>
            </w:r>
          </w:p>
        </w:tc>
        <w:tc>
          <w:tcPr>
            <w:tcW w:w="7904" w:type="dxa"/>
          </w:tcPr>
          <w:p w14:paraId="0056CB5F" w14:textId="77777777" w:rsidR="0044214D" w:rsidRPr="008945CA" w:rsidRDefault="0044214D" w:rsidP="0044214D">
            <w:pPr>
              <w:spacing w:after="160" w:line="360" w:lineRule="auto"/>
              <w:rPr>
                <w:szCs w:val="19"/>
              </w:rPr>
            </w:pPr>
            <w:r w:rsidRPr="008945CA">
              <w:rPr>
                <w:szCs w:val="19"/>
              </w:rPr>
              <w:t>Ejerforeningen er forpligtet til at antage en administrator til bistand ved varetagelsen af Ejendommens daglige drift.</w:t>
            </w:r>
          </w:p>
          <w:p w14:paraId="296D1398" w14:textId="469463B9" w:rsidR="0044214D" w:rsidRPr="008945CA" w:rsidRDefault="0044214D" w:rsidP="00123D22">
            <w:pPr>
              <w:spacing w:after="160" w:line="360" w:lineRule="auto"/>
              <w:rPr>
                <w:b/>
                <w:bCs/>
                <w:szCs w:val="19"/>
              </w:rPr>
            </w:pPr>
            <w:r w:rsidRPr="008945CA">
              <w:rPr>
                <w:szCs w:val="19"/>
              </w:rPr>
              <w:t>Administrator vælges for et år ad gangen på den ordinære generalforsamling.</w:t>
            </w:r>
          </w:p>
        </w:tc>
      </w:tr>
      <w:tr w:rsidR="0044214D" w:rsidRPr="00C467BE" w14:paraId="7AFBDB1F" w14:textId="77777777" w:rsidTr="00785A0A">
        <w:tc>
          <w:tcPr>
            <w:tcW w:w="1418" w:type="dxa"/>
          </w:tcPr>
          <w:p w14:paraId="35618943" w14:textId="79E2C54A" w:rsidR="0044214D" w:rsidRPr="0094332D" w:rsidRDefault="0044214D" w:rsidP="0044214D">
            <w:pPr>
              <w:spacing w:after="160" w:line="360" w:lineRule="auto"/>
              <w:jc w:val="left"/>
              <w:rPr>
                <w:szCs w:val="19"/>
              </w:rPr>
            </w:pPr>
            <w:r w:rsidRPr="0094332D">
              <w:rPr>
                <w:szCs w:val="19"/>
              </w:rPr>
              <w:t>§ 18, stk. 2</w:t>
            </w:r>
            <w:r w:rsidR="00043E0B">
              <w:rPr>
                <w:szCs w:val="19"/>
              </w:rPr>
              <w:t>.</w:t>
            </w:r>
          </w:p>
        </w:tc>
        <w:tc>
          <w:tcPr>
            <w:tcW w:w="7904" w:type="dxa"/>
          </w:tcPr>
          <w:p w14:paraId="79DBA953" w14:textId="1F70C4C8" w:rsidR="0044214D" w:rsidRPr="004E42DE" w:rsidRDefault="0044214D" w:rsidP="0044214D">
            <w:pPr>
              <w:spacing w:after="160" w:line="360" w:lineRule="auto"/>
              <w:rPr>
                <w:szCs w:val="19"/>
              </w:rPr>
            </w:pPr>
            <w:r w:rsidRPr="0094332D">
              <w:rPr>
                <w:szCs w:val="19"/>
              </w:rPr>
              <w:t xml:space="preserve">Administrator må ikke være ejer i </w:t>
            </w:r>
            <w:r w:rsidR="004B2910">
              <w:rPr>
                <w:szCs w:val="19"/>
              </w:rPr>
              <w:t>E</w:t>
            </w:r>
            <w:r w:rsidRPr="0094332D">
              <w:rPr>
                <w:szCs w:val="19"/>
              </w:rPr>
              <w:t>jerforeningen og må ikke være dennes revisor.</w:t>
            </w:r>
          </w:p>
        </w:tc>
      </w:tr>
      <w:tr w:rsidR="0044214D" w:rsidRPr="00C467BE" w14:paraId="38559431" w14:textId="77777777" w:rsidTr="00785A0A">
        <w:tc>
          <w:tcPr>
            <w:tcW w:w="1418" w:type="dxa"/>
          </w:tcPr>
          <w:p w14:paraId="0DE64E0C" w14:textId="0BB79009" w:rsidR="0044214D" w:rsidRPr="00094E86" w:rsidRDefault="0044214D" w:rsidP="0044214D">
            <w:pPr>
              <w:spacing w:after="160" w:line="360" w:lineRule="auto"/>
              <w:jc w:val="left"/>
              <w:rPr>
                <w:szCs w:val="19"/>
                <w:highlight w:val="green"/>
              </w:rPr>
            </w:pPr>
            <w:r w:rsidRPr="00094E86">
              <w:rPr>
                <w:szCs w:val="19"/>
                <w:highlight w:val="green"/>
              </w:rPr>
              <w:t>§ 18, stk. 2A</w:t>
            </w:r>
            <w:r w:rsidR="00043E0B">
              <w:rPr>
                <w:szCs w:val="19"/>
                <w:highlight w:val="green"/>
              </w:rPr>
              <w:t>.</w:t>
            </w:r>
          </w:p>
        </w:tc>
        <w:tc>
          <w:tcPr>
            <w:tcW w:w="7904" w:type="dxa"/>
          </w:tcPr>
          <w:p w14:paraId="574CCCB1" w14:textId="24C25958" w:rsidR="0044214D" w:rsidRPr="00094E86" w:rsidRDefault="0044214D" w:rsidP="0044214D">
            <w:pPr>
              <w:spacing w:after="160" w:line="360" w:lineRule="auto"/>
              <w:rPr>
                <w:szCs w:val="19"/>
                <w:highlight w:val="green"/>
              </w:rPr>
            </w:pPr>
            <w:r w:rsidRPr="00434377">
              <w:rPr>
                <w:szCs w:val="19"/>
              </w:rPr>
              <w:t>Bestyrelsen skal påse, at administrator er ansvarsforsikret, og at administrator udfører administrationen i overensstemmelse med de instrukser, som bestyrelsen måtte have afgivet.</w:t>
            </w:r>
          </w:p>
        </w:tc>
      </w:tr>
      <w:tr w:rsidR="0044214D" w:rsidRPr="00C467BE" w14:paraId="47F64EDC" w14:textId="77777777" w:rsidTr="00785A0A">
        <w:tc>
          <w:tcPr>
            <w:tcW w:w="1418" w:type="dxa"/>
          </w:tcPr>
          <w:p w14:paraId="48D20AA6" w14:textId="79771D06" w:rsidR="0044214D" w:rsidRPr="00094E86" w:rsidRDefault="0044214D" w:rsidP="0044214D">
            <w:pPr>
              <w:spacing w:after="160" w:line="360" w:lineRule="auto"/>
              <w:jc w:val="left"/>
              <w:rPr>
                <w:szCs w:val="19"/>
                <w:highlight w:val="green"/>
              </w:rPr>
            </w:pPr>
            <w:r w:rsidRPr="0094332D">
              <w:rPr>
                <w:b/>
                <w:bCs/>
                <w:szCs w:val="19"/>
              </w:rPr>
              <w:t>§ 19</w:t>
            </w:r>
          </w:p>
        </w:tc>
        <w:tc>
          <w:tcPr>
            <w:tcW w:w="7904" w:type="dxa"/>
          </w:tcPr>
          <w:p w14:paraId="3CEF6B5B" w14:textId="69A16005" w:rsidR="0044214D" w:rsidRPr="00094E86" w:rsidRDefault="0044214D" w:rsidP="0044214D">
            <w:pPr>
              <w:spacing w:after="160" w:line="360" w:lineRule="auto"/>
              <w:rPr>
                <w:szCs w:val="19"/>
                <w:highlight w:val="green"/>
              </w:rPr>
            </w:pPr>
            <w:r w:rsidRPr="0094332D">
              <w:rPr>
                <w:b/>
                <w:bCs/>
                <w:szCs w:val="19"/>
              </w:rPr>
              <w:t>Tegningsret</w:t>
            </w:r>
          </w:p>
        </w:tc>
      </w:tr>
      <w:tr w:rsidR="0044214D" w:rsidRPr="00C467BE" w14:paraId="3C22F96E" w14:textId="77777777" w:rsidTr="00785A0A">
        <w:tc>
          <w:tcPr>
            <w:tcW w:w="1418" w:type="dxa"/>
          </w:tcPr>
          <w:p w14:paraId="238F92E1" w14:textId="1C1D6F54" w:rsidR="0044214D" w:rsidRPr="0094332D" w:rsidRDefault="0044214D" w:rsidP="0044214D">
            <w:pPr>
              <w:spacing w:after="160" w:line="360" w:lineRule="auto"/>
              <w:jc w:val="left"/>
              <w:rPr>
                <w:b/>
                <w:bCs/>
                <w:szCs w:val="19"/>
              </w:rPr>
            </w:pPr>
            <w:r>
              <w:rPr>
                <w:szCs w:val="19"/>
              </w:rPr>
              <w:t>§ 19, stk. 1</w:t>
            </w:r>
            <w:r w:rsidR="00043E0B">
              <w:rPr>
                <w:szCs w:val="19"/>
              </w:rPr>
              <w:t>.</w:t>
            </w:r>
          </w:p>
        </w:tc>
        <w:tc>
          <w:tcPr>
            <w:tcW w:w="7904" w:type="dxa"/>
          </w:tcPr>
          <w:p w14:paraId="56029535" w14:textId="206B4442" w:rsidR="0044214D" w:rsidRPr="0094332D" w:rsidRDefault="0044214D" w:rsidP="0044214D">
            <w:pPr>
              <w:spacing w:after="160" w:line="360" w:lineRule="auto"/>
              <w:rPr>
                <w:b/>
                <w:bCs/>
                <w:szCs w:val="19"/>
              </w:rPr>
            </w:pPr>
            <w:r w:rsidRPr="0094332D">
              <w:rPr>
                <w:szCs w:val="19"/>
              </w:rPr>
              <w:t>Ejerforeningen forpligtes ved underskrift af formanden og et andet medlem af bestyrelsen eller af to bestyrelsesmedlemmer i forening.</w:t>
            </w:r>
          </w:p>
        </w:tc>
      </w:tr>
      <w:tr w:rsidR="0044214D" w:rsidRPr="00C467BE" w14:paraId="248F2FB0" w14:textId="77777777" w:rsidTr="00785A0A">
        <w:tc>
          <w:tcPr>
            <w:tcW w:w="1418" w:type="dxa"/>
          </w:tcPr>
          <w:p w14:paraId="167CAC93" w14:textId="3044BCFD" w:rsidR="0044214D" w:rsidRPr="009100E8" w:rsidRDefault="0044214D" w:rsidP="0044214D">
            <w:pPr>
              <w:spacing w:after="160" w:line="360" w:lineRule="auto"/>
              <w:jc w:val="left"/>
              <w:rPr>
                <w:szCs w:val="19"/>
                <w:highlight w:val="green"/>
              </w:rPr>
            </w:pPr>
            <w:r w:rsidRPr="009100E8">
              <w:rPr>
                <w:szCs w:val="19"/>
                <w:highlight w:val="green"/>
              </w:rPr>
              <w:t>§ 19, stk. 1A</w:t>
            </w:r>
            <w:r w:rsidR="00043E0B">
              <w:rPr>
                <w:szCs w:val="19"/>
                <w:highlight w:val="green"/>
              </w:rPr>
              <w:t>.</w:t>
            </w:r>
          </w:p>
        </w:tc>
        <w:tc>
          <w:tcPr>
            <w:tcW w:w="7904" w:type="dxa"/>
          </w:tcPr>
          <w:p w14:paraId="47F53215" w14:textId="26B1CA1E" w:rsidR="0044214D" w:rsidRPr="009100E8" w:rsidRDefault="0044214D" w:rsidP="0044214D">
            <w:pPr>
              <w:spacing w:after="160" w:line="360" w:lineRule="auto"/>
              <w:rPr>
                <w:szCs w:val="19"/>
                <w:highlight w:val="green"/>
              </w:rPr>
            </w:pPr>
            <w:r w:rsidRPr="00434377">
              <w:rPr>
                <w:szCs w:val="19"/>
              </w:rPr>
              <w:t>Bestyrelsen kan i nødvendigt omfang meddele fuldmagt til administrator.</w:t>
            </w:r>
          </w:p>
        </w:tc>
      </w:tr>
      <w:tr w:rsidR="0044214D" w:rsidRPr="00C467BE" w14:paraId="46E70F72" w14:textId="77777777" w:rsidTr="00785A0A">
        <w:tc>
          <w:tcPr>
            <w:tcW w:w="1418" w:type="dxa"/>
          </w:tcPr>
          <w:p w14:paraId="13003995" w14:textId="3195671E" w:rsidR="0044214D" w:rsidRPr="009100E8" w:rsidRDefault="0044214D" w:rsidP="0044214D">
            <w:pPr>
              <w:spacing w:after="160" w:line="360" w:lineRule="auto"/>
              <w:jc w:val="left"/>
              <w:rPr>
                <w:szCs w:val="19"/>
                <w:highlight w:val="green"/>
              </w:rPr>
            </w:pPr>
            <w:r w:rsidRPr="0094332D">
              <w:rPr>
                <w:b/>
                <w:bCs/>
                <w:szCs w:val="19"/>
              </w:rPr>
              <w:t>§ 20</w:t>
            </w:r>
          </w:p>
        </w:tc>
        <w:tc>
          <w:tcPr>
            <w:tcW w:w="7904" w:type="dxa"/>
          </w:tcPr>
          <w:p w14:paraId="0AADC18E" w14:textId="4BA1AC96" w:rsidR="0044214D" w:rsidRPr="009100E8" w:rsidRDefault="0044214D" w:rsidP="0044214D">
            <w:pPr>
              <w:spacing w:after="160" w:line="360" w:lineRule="auto"/>
              <w:rPr>
                <w:szCs w:val="19"/>
                <w:highlight w:val="green"/>
              </w:rPr>
            </w:pPr>
            <w:r w:rsidRPr="0094332D">
              <w:rPr>
                <w:b/>
                <w:bCs/>
                <w:szCs w:val="19"/>
              </w:rPr>
              <w:t>Revision</w:t>
            </w:r>
          </w:p>
        </w:tc>
      </w:tr>
      <w:tr w:rsidR="0044214D" w:rsidRPr="00C467BE" w14:paraId="51E434E3" w14:textId="77777777" w:rsidTr="00785A0A">
        <w:tc>
          <w:tcPr>
            <w:tcW w:w="1418" w:type="dxa"/>
          </w:tcPr>
          <w:p w14:paraId="66EBE7A2" w14:textId="3ACDC5FA" w:rsidR="0044214D" w:rsidRPr="0094332D" w:rsidRDefault="0044214D" w:rsidP="0044214D">
            <w:pPr>
              <w:spacing w:after="160" w:line="360" w:lineRule="auto"/>
              <w:jc w:val="left"/>
              <w:rPr>
                <w:b/>
                <w:bCs/>
                <w:szCs w:val="19"/>
              </w:rPr>
            </w:pPr>
            <w:r w:rsidRPr="0094332D">
              <w:rPr>
                <w:szCs w:val="19"/>
              </w:rPr>
              <w:t xml:space="preserve">§ 20, stk. 1. </w:t>
            </w:r>
          </w:p>
        </w:tc>
        <w:tc>
          <w:tcPr>
            <w:tcW w:w="7904" w:type="dxa"/>
          </w:tcPr>
          <w:p w14:paraId="032231FC" w14:textId="0330ECAE" w:rsidR="0044214D" w:rsidRPr="0094332D" w:rsidRDefault="0044214D" w:rsidP="0044214D">
            <w:pPr>
              <w:spacing w:after="160" w:line="360" w:lineRule="auto"/>
              <w:rPr>
                <w:b/>
                <w:bCs/>
                <w:szCs w:val="19"/>
              </w:rPr>
            </w:pPr>
            <w:r w:rsidRPr="0094332D">
              <w:rPr>
                <w:szCs w:val="19"/>
              </w:rPr>
              <w:t>Ejerforeningens regnskab revideres af en revisor, der vælges af generalforsamlingen. Når det begæres af mindst ¼ af ejerne efter fordelingstal eller antal, skal revisor være en godkendt revisor.</w:t>
            </w:r>
          </w:p>
        </w:tc>
      </w:tr>
      <w:tr w:rsidR="0044214D" w:rsidRPr="00C467BE" w14:paraId="449280F4" w14:textId="77777777" w:rsidTr="00785A0A">
        <w:tc>
          <w:tcPr>
            <w:tcW w:w="1418" w:type="dxa"/>
          </w:tcPr>
          <w:p w14:paraId="658AD0B3" w14:textId="4811BA48" w:rsidR="0044214D" w:rsidRPr="0094332D" w:rsidRDefault="0044214D" w:rsidP="0044214D">
            <w:pPr>
              <w:spacing w:after="160" w:line="360" w:lineRule="auto"/>
              <w:jc w:val="left"/>
              <w:rPr>
                <w:szCs w:val="19"/>
              </w:rPr>
            </w:pPr>
            <w:r w:rsidRPr="0094332D">
              <w:rPr>
                <w:szCs w:val="19"/>
              </w:rPr>
              <w:t>§ 20, stk. 2.</w:t>
            </w:r>
          </w:p>
        </w:tc>
        <w:tc>
          <w:tcPr>
            <w:tcW w:w="7904" w:type="dxa"/>
          </w:tcPr>
          <w:p w14:paraId="19755033" w14:textId="6B242AC1" w:rsidR="0044214D" w:rsidRPr="0094332D" w:rsidRDefault="0044214D" w:rsidP="0044214D">
            <w:pPr>
              <w:spacing w:after="160" w:line="360" w:lineRule="auto"/>
              <w:rPr>
                <w:szCs w:val="19"/>
              </w:rPr>
            </w:pPr>
            <w:r w:rsidRPr="0094332D">
              <w:rPr>
                <w:szCs w:val="19"/>
              </w:rPr>
              <w:t>Revisor vælges hvert år. Genvalg kan finde sted.</w:t>
            </w:r>
          </w:p>
        </w:tc>
      </w:tr>
      <w:tr w:rsidR="0044214D" w:rsidRPr="00C467BE" w14:paraId="2BF0021D" w14:textId="77777777" w:rsidTr="00785A0A">
        <w:tc>
          <w:tcPr>
            <w:tcW w:w="1418" w:type="dxa"/>
          </w:tcPr>
          <w:p w14:paraId="3E87832B" w14:textId="318DE6FB" w:rsidR="0044214D" w:rsidRPr="0094332D" w:rsidRDefault="0044214D" w:rsidP="0044214D">
            <w:pPr>
              <w:spacing w:after="160" w:line="360" w:lineRule="auto"/>
              <w:jc w:val="left"/>
              <w:rPr>
                <w:szCs w:val="19"/>
              </w:rPr>
            </w:pPr>
            <w:r w:rsidRPr="0094332D">
              <w:rPr>
                <w:szCs w:val="19"/>
              </w:rPr>
              <w:t>§ 20, stk. 3.</w:t>
            </w:r>
          </w:p>
        </w:tc>
        <w:tc>
          <w:tcPr>
            <w:tcW w:w="7904" w:type="dxa"/>
          </w:tcPr>
          <w:p w14:paraId="6FBFCB88" w14:textId="2BE2F9DC" w:rsidR="0044214D" w:rsidRPr="0094332D" w:rsidRDefault="0044214D" w:rsidP="0044214D">
            <w:pPr>
              <w:spacing w:after="160" w:line="360" w:lineRule="auto"/>
              <w:rPr>
                <w:szCs w:val="19"/>
              </w:rPr>
            </w:pPr>
            <w:r w:rsidRPr="0094332D">
              <w:rPr>
                <w:szCs w:val="19"/>
              </w:rPr>
              <w:t>Revisor må ikke være medlem af bestyrelsen og må ikke vælges som kasserer.</w:t>
            </w:r>
          </w:p>
        </w:tc>
      </w:tr>
      <w:tr w:rsidR="0044214D" w:rsidRPr="00C467BE" w14:paraId="02C71281" w14:textId="77777777" w:rsidTr="00785A0A">
        <w:tc>
          <w:tcPr>
            <w:tcW w:w="1418" w:type="dxa"/>
          </w:tcPr>
          <w:p w14:paraId="0E105682" w14:textId="2A1D8ED2" w:rsidR="0044214D" w:rsidRPr="0094332D" w:rsidRDefault="0044214D" w:rsidP="0044214D">
            <w:pPr>
              <w:spacing w:after="160" w:line="360" w:lineRule="auto"/>
              <w:jc w:val="left"/>
              <w:rPr>
                <w:szCs w:val="19"/>
              </w:rPr>
            </w:pPr>
            <w:r w:rsidRPr="0094332D">
              <w:rPr>
                <w:szCs w:val="19"/>
              </w:rPr>
              <w:t>§ 20, stk. 4.</w:t>
            </w:r>
          </w:p>
        </w:tc>
        <w:tc>
          <w:tcPr>
            <w:tcW w:w="7904" w:type="dxa"/>
          </w:tcPr>
          <w:p w14:paraId="23D3789E" w14:textId="4AFCCB5C" w:rsidR="0044214D" w:rsidRPr="0094332D" w:rsidRDefault="0044214D" w:rsidP="0044214D">
            <w:pPr>
              <w:spacing w:after="160" w:line="360" w:lineRule="auto"/>
              <w:rPr>
                <w:szCs w:val="19"/>
              </w:rPr>
            </w:pPr>
            <w:r w:rsidRPr="0094332D">
              <w:rPr>
                <w:szCs w:val="19"/>
              </w:rPr>
              <w:t>Revisionen skal udføres i overensstemmelse med god revisionsskik, og regnskabet påtegnes af revisor.</w:t>
            </w:r>
          </w:p>
        </w:tc>
      </w:tr>
      <w:tr w:rsidR="0044214D" w:rsidRPr="00C467BE" w14:paraId="04E301C5" w14:textId="77777777" w:rsidTr="00785A0A">
        <w:tc>
          <w:tcPr>
            <w:tcW w:w="1418" w:type="dxa"/>
          </w:tcPr>
          <w:p w14:paraId="0DA33AD2" w14:textId="0EED6955" w:rsidR="0044214D" w:rsidRPr="0094332D" w:rsidRDefault="0044214D" w:rsidP="0044214D">
            <w:pPr>
              <w:spacing w:after="160" w:line="360" w:lineRule="auto"/>
              <w:jc w:val="left"/>
              <w:rPr>
                <w:szCs w:val="19"/>
              </w:rPr>
            </w:pPr>
            <w:r w:rsidRPr="004B4962">
              <w:rPr>
                <w:b/>
                <w:bCs/>
                <w:szCs w:val="19"/>
              </w:rPr>
              <w:t>§ 21</w:t>
            </w:r>
          </w:p>
        </w:tc>
        <w:tc>
          <w:tcPr>
            <w:tcW w:w="7904" w:type="dxa"/>
          </w:tcPr>
          <w:p w14:paraId="4A143932" w14:textId="44EEA64A" w:rsidR="0044214D" w:rsidRPr="0094332D" w:rsidRDefault="0044214D" w:rsidP="0044214D">
            <w:pPr>
              <w:spacing w:after="160" w:line="360" w:lineRule="auto"/>
              <w:rPr>
                <w:szCs w:val="19"/>
              </w:rPr>
            </w:pPr>
            <w:r w:rsidRPr="004B4962">
              <w:rPr>
                <w:b/>
                <w:bCs/>
                <w:szCs w:val="19"/>
              </w:rPr>
              <w:t>Årsregnskab</w:t>
            </w:r>
          </w:p>
        </w:tc>
      </w:tr>
      <w:tr w:rsidR="0044214D" w:rsidRPr="00C467BE" w14:paraId="6D0C1F1B" w14:textId="77777777" w:rsidTr="00785A0A">
        <w:tc>
          <w:tcPr>
            <w:tcW w:w="1418" w:type="dxa"/>
          </w:tcPr>
          <w:p w14:paraId="5AE50C34" w14:textId="65616D34" w:rsidR="0044214D" w:rsidRPr="004B4962" w:rsidRDefault="0044214D" w:rsidP="0044214D">
            <w:pPr>
              <w:spacing w:after="160" w:line="360" w:lineRule="auto"/>
              <w:jc w:val="left"/>
              <w:rPr>
                <w:b/>
                <w:bCs/>
                <w:szCs w:val="19"/>
              </w:rPr>
            </w:pPr>
            <w:r w:rsidRPr="0094332D">
              <w:rPr>
                <w:szCs w:val="19"/>
              </w:rPr>
              <w:t>§ 21, stk. 1</w:t>
            </w:r>
            <w:r w:rsidR="00CE2089">
              <w:rPr>
                <w:szCs w:val="19"/>
              </w:rPr>
              <w:t>.</w:t>
            </w:r>
          </w:p>
        </w:tc>
        <w:tc>
          <w:tcPr>
            <w:tcW w:w="7904" w:type="dxa"/>
          </w:tcPr>
          <w:p w14:paraId="2011FC63" w14:textId="25F02B92" w:rsidR="0044214D" w:rsidRPr="004B4962" w:rsidRDefault="0044214D" w:rsidP="0044214D">
            <w:pPr>
              <w:spacing w:after="160" w:line="360" w:lineRule="auto"/>
              <w:rPr>
                <w:b/>
                <w:bCs/>
                <w:szCs w:val="19"/>
              </w:rPr>
            </w:pPr>
            <w:r w:rsidRPr="0094332D">
              <w:rPr>
                <w:szCs w:val="19"/>
              </w:rPr>
              <w:t>Ejerforeningens regnskabsår er kalenderåret, medmindre generalforsamlingen med simpelt flertal beslutter andet.</w:t>
            </w:r>
          </w:p>
        </w:tc>
      </w:tr>
      <w:tr w:rsidR="0044214D" w:rsidRPr="00C467BE" w14:paraId="735834BC" w14:textId="77777777" w:rsidTr="00785A0A">
        <w:tc>
          <w:tcPr>
            <w:tcW w:w="1418" w:type="dxa"/>
          </w:tcPr>
          <w:p w14:paraId="73ECD1C0" w14:textId="65A73F00" w:rsidR="0044214D" w:rsidRPr="0094332D" w:rsidRDefault="0044214D" w:rsidP="0044214D">
            <w:pPr>
              <w:spacing w:after="160" w:line="360" w:lineRule="auto"/>
              <w:jc w:val="left"/>
              <w:rPr>
                <w:szCs w:val="19"/>
              </w:rPr>
            </w:pPr>
            <w:r w:rsidRPr="00A95EA6">
              <w:rPr>
                <w:szCs w:val="19"/>
              </w:rPr>
              <w:t>§ 21, stk. 1A</w:t>
            </w:r>
            <w:r w:rsidR="00CE2089" w:rsidRPr="00A95EA6">
              <w:rPr>
                <w:szCs w:val="19"/>
              </w:rPr>
              <w:t>.</w:t>
            </w:r>
          </w:p>
        </w:tc>
        <w:tc>
          <w:tcPr>
            <w:tcW w:w="7904" w:type="dxa"/>
          </w:tcPr>
          <w:p w14:paraId="5F379B93" w14:textId="683BCDA0" w:rsidR="0044214D" w:rsidRPr="0094332D" w:rsidRDefault="0044214D" w:rsidP="0044214D">
            <w:pPr>
              <w:spacing w:after="160" w:line="360" w:lineRule="auto"/>
              <w:rPr>
                <w:szCs w:val="19"/>
              </w:rPr>
            </w:pPr>
            <w:r w:rsidRPr="009B786D">
              <w:rPr>
                <w:szCs w:val="19"/>
              </w:rPr>
              <w:t xml:space="preserve">Ejerforeningens første regnskabsår omfatter perioden fra Ejerforeningens stiftelse til udløbet af kalenderåret </w:t>
            </w:r>
            <w:r w:rsidRPr="00A95EA6">
              <w:rPr>
                <w:szCs w:val="19"/>
              </w:rPr>
              <w:t>202</w:t>
            </w:r>
            <w:r w:rsidR="00A95EA6" w:rsidRPr="00A95EA6">
              <w:rPr>
                <w:szCs w:val="19"/>
              </w:rPr>
              <w:t>5</w:t>
            </w:r>
            <w:r w:rsidRPr="00A95EA6">
              <w:rPr>
                <w:szCs w:val="19"/>
              </w:rPr>
              <w:t>.</w:t>
            </w:r>
          </w:p>
        </w:tc>
      </w:tr>
      <w:tr w:rsidR="0044214D" w:rsidRPr="00C467BE" w14:paraId="6FD94306" w14:textId="77777777" w:rsidTr="00785A0A">
        <w:tc>
          <w:tcPr>
            <w:tcW w:w="1418" w:type="dxa"/>
          </w:tcPr>
          <w:p w14:paraId="57FF17DF" w14:textId="5C28DE68" w:rsidR="0044214D" w:rsidRDefault="0044214D" w:rsidP="0044214D">
            <w:pPr>
              <w:spacing w:after="160" w:line="360" w:lineRule="auto"/>
              <w:jc w:val="left"/>
              <w:rPr>
                <w:szCs w:val="19"/>
              </w:rPr>
            </w:pPr>
            <w:r w:rsidRPr="0094332D">
              <w:rPr>
                <w:szCs w:val="19"/>
              </w:rPr>
              <w:t xml:space="preserve">§ 21, stk. </w:t>
            </w:r>
            <w:r>
              <w:rPr>
                <w:szCs w:val="19"/>
              </w:rPr>
              <w:t>3</w:t>
            </w:r>
            <w:r w:rsidR="00CE2089">
              <w:rPr>
                <w:szCs w:val="19"/>
              </w:rPr>
              <w:t>.</w:t>
            </w:r>
          </w:p>
        </w:tc>
        <w:tc>
          <w:tcPr>
            <w:tcW w:w="7904" w:type="dxa"/>
          </w:tcPr>
          <w:p w14:paraId="7043B08F" w14:textId="03F68F73" w:rsidR="0044214D" w:rsidRPr="00570A71" w:rsidRDefault="0044214D" w:rsidP="0044214D">
            <w:pPr>
              <w:spacing w:after="160" w:line="360" w:lineRule="auto"/>
              <w:rPr>
                <w:szCs w:val="19"/>
                <w:highlight w:val="green"/>
              </w:rPr>
            </w:pPr>
            <w:r w:rsidRPr="0094332D">
              <w:rPr>
                <w:szCs w:val="19"/>
              </w:rPr>
              <w:t>Årsregnskabet skal indeholde både resultatopgørelse og balance.</w:t>
            </w:r>
          </w:p>
        </w:tc>
      </w:tr>
      <w:tr w:rsidR="0044214D" w:rsidRPr="00C467BE" w14:paraId="34191C90" w14:textId="77777777" w:rsidTr="00785A0A">
        <w:tc>
          <w:tcPr>
            <w:tcW w:w="1418" w:type="dxa"/>
          </w:tcPr>
          <w:p w14:paraId="2A938F7D" w14:textId="26E91BD7" w:rsidR="0044214D" w:rsidRPr="0094332D" w:rsidRDefault="0044214D" w:rsidP="0044214D">
            <w:pPr>
              <w:spacing w:after="160" w:line="360" w:lineRule="auto"/>
              <w:jc w:val="left"/>
              <w:rPr>
                <w:szCs w:val="19"/>
              </w:rPr>
            </w:pPr>
            <w:r w:rsidRPr="0094332D">
              <w:rPr>
                <w:szCs w:val="19"/>
              </w:rPr>
              <w:t xml:space="preserve">§ 21, stk. </w:t>
            </w:r>
            <w:r>
              <w:rPr>
                <w:szCs w:val="19"/>
              </w:rPr>
              <w:t>4</w:t>
            </w:r>
            <w:r w:rsidR="00CE2089">
              <w:rPr>
                <w:szCs w:val="19"/>
              </w:rPr>
              <w:t>.</w:t>
            </w:r>
          </w:p>
        </w:tc>
        <w:tc>
          <w:tcPr>
            <w:tcW w:w="7904" w:type="dxa"/>
          </w:tcPr>
          <w:p w14:paraId="79F48181" w14:textId="6651B299" w:rsidR="0044214D" w:rsidRPr="0094332D" w:rsidRDefault="0044214D" w:rsidP="0044214D">
            <w:pPr>
              <w:spacing w:after="160" w:line="360" w:lineRule="auto"/>
              <w:rPr>
                <w:szCs w:val="19"/>
              </w:rPr>
            </w:pPr>
            <w:r w:rsidRPr="0094332D">
              <w:rPr>
                <w:szCs w:val="19"/>
              </w:rPr>
              <w:t>Det af generalforsamlingen godkendte regnskab forsynes med dirigentens påtegning om, at regnskabet er fremlagt og godkendt på generalforsamlingen.</w:t>
            </w:r>
          </w:p>
        </w:tc>
      </w:tr>
      <w:tr w:rsidR="0044214D" w:rsidRPr="00C467BE" w14:paraId="4DDA94DD" w14:textId="77777777" w:rsidTr="00785A0A">
        <w:tc>
          <w:tcPr>
            <w:tcW w:w="1418" w:type="dxa"/>
          </w:tcPr>
          <w:p w14:paraId="5D36A289" w14:textId="25F5E08B" w:rsidR="0044214D" w:rsidRPr="0094332D" w:rsidRDefault="0044214D" w:rsidP="0044214D">
            <w:pPr>
              <w:spacing w:after="160" w:line="360" w:lineRule="auto"/>
              <w:jc w:val="left"/>
              <w:rPr>
                <w:szCs w:val="19"/>
              </w:rPr>
            </w:pPr>
            <w:r w:rsidRPr="0094332D">
              <w:rPr>
                <w:b/>
                <w:bCs/>
                <w:szCs w:val="19"/>
              </w:rPr>
              <w:t>§ 22</w:t>
            </w:r>
          </w:p>
        </w:tc>
        <w:tc>
          <w:tcPr>
            <w:tcW w:w="7904" w:type="dxa"/>
          </w:tcPr>
          <w:p w14:paraId="1406398D" w14:textId="64B3E8CB" w:rsidR="0044214D" w:rsidRPr="0094332D" w:rsidRDefault="0044214D" w:rsidP="0044214D">
            <w:pPr>
              <w:spacing w:after="160" w:line="360" w:lineRule="auto"/>
              <w:rPr>
                <w:szCs w:val="19"/>
              </w:rPr>
            </w:pPr>
            <w:r w:rsidRPr="0094332D">
              <w:rPr>
                <w:b/>
                <w:bCs/>
                <w:szCs w:val="19"/>
              </w:rPr>
              <w:t>Bod</w:t>
            </w:r>
          </w:p>
        </w:tc>
      </w:tr>
      <w:tr w:rsidR="0044214D" w:rsidRPr="00C467BE" w14:paraId="36E7727F" w14:textId="77777777" w:rsidTr="00785A0A">
        <w:tc>
          <w:tcPr>
            <w:tcW w:w="1418" w:type="dxa"/>
          </w:tcPr>
          <w:p w14:paraId="5D6DBDB1" w14:textId="57DDDBB3" w:rsidR="0044214D" w:rsidRPr="0094332D" w:rsidRDefault="0044214D" w:rsidP="0044214D">
            <w:pPr>
              <w:spacing w:after="160" w:line="360" w:lineRule="auto"/>
              <w:jc w:val="left"/>
              <w:rPr>
                <w:b/>
                <w:bCs/>
                <w:szCs w:val="19"/>
              </w:rPr>
            </w:pPr>
            <w:r w:rsidRPr="0094332D">
              <w:rPr>
                <w:szCs w:val="19"/>
              </w:rPr>
              <w:t>§ 22, stk. 1</w:t>
            </w:r>
            <w:r w:rsidR="00CE2089">
              <w:rPr>
                <w:szCs w:val="19"/>
              </w:rPr>
              <w:t>.</w:t>
            </w:r>
          </w:p>
        </w:tc>
        <w:tc>
          <w:tcPr>
            <w:tcW w:w="7904" w:type="dxa"/>
          </w:tcPr>
          <w:p w14:paraId="5613210A" w14:textId="70E680A6" w:rsidR="0044214D" w:rsidRPr="0094332D" w:rsidRDefault="0044214D" w:rsidP="0044214D">
            <w:pPr>
              <w:spacing w:after="160" w:line="360" w:lineRule="auto"/>
              <w:rPr>
                <w:b/>
                <w:bCs/>
                <w:szCs w:val="19"/>
              </w:rPr>
            </w:pPr>
            <w:r w:rsidRPr="0094332D">
              <w:rPr>
                <w:szCs w:val="19"/>
              </w:rPr>
              <w:t xml:space="preserve">Ejerforeningen kan pålægge en ejer at betale en bod på op til 10.000 kr., hvis ejeren eller andre, som ejeren har givet adgang til sin ejerlejlighed, gør sig skyldig i grov pligtforsømmelse over for </w:t>
            </w:r>
            <w:r w:rsidR="00A16265">
              <w:rPr>
                <w:szCs w:val="19"/>
              </w:rPr>
              <w:t>E</w:t>
            </w:r>
            <w:r w:rsidRPr="0094332D">
              <w:rPr>
                <w:szCs w:val="19"/>
              </w:rPr>
              <w:t xml:space="preserve">jerforeningen eller andre ejere i foreningen. Der kan endvidere pålægges bod ved ejerens oftere gentagne misligholdelse trods påmindelse. </w:t>
            </w:r>
          </w:p>
        </w:tc>
      </w:tr>
      <w:tr w:rsidR="0044214D" w:rsidRPr="00C467BE" w14:paraId="05003D94" w14:textId="77777777" w:rsidTr="00785A0A">
        <w:tc>
          <w:tcPr>
            <w:tcW w:w="1418" w:type="dxa"/>
          </w:tcPr>
          <w:p w14:paraId="59AB9E08" w14:textId="75423EA3" w:rsidR="0044214D" w:rsidRPr="0094332D" w:rsidRDefault="0044214D" w:rsidP="0044214D">
            <w:pPr>
              <w:spacing w:after="160" w:line="360" w:lineRule="auto"/>
              <w:jc w:val="left"/>
              <w:rPr>
                <w:szCs w:val="19"/>
              </w:rPr>
            </w:pPr>
            <w:r w:rsidRPr="0094332D">
              <w:rPr>
                <w:szCs w:val="19"/>
              </w:rPr>
              <w:t>§ 22, stk. 2</w:t>
            </w:r>
            <w:r w:rsidR="00CE2089">
              <w:rPr>
                <w:szCs w:val="19"/>
              </w:rPr>
              <w:t>.</w:t>
            </w:r>
          </w:p>
        </w:tc>
        <w:tc>
          <w:tcPr>
            <w:tcW w:w="7904" w:type="dxa"/>
          </w:tcPr>
          <w:p w14:paraId="27DA83D5" w14:textId="0360B3E0" w:rsidR="0044214D" w:rsidRPr="0094332D" w:rsidRDefault="0044214D" w:rsidP="0044214D">
            <w:pPr>
              <w:spacing w:after="160" w:line="360" w:lineRule="auto"/>
              <w:rPr>
                <w:szCs w:val="19"/>
              </w:rPr>
            </w:pPr>
            <w:r w:rsidRPr="0094332D">
              <w:rPr>
                <w:szCs w:val="19"/>
              </w:rPr>
              <w:t>Ejerforeningen kan pålægge en ny bod på op til 20.000 kr., hvis ejeren efter at være pålagt bod fortsætter den grove forsømmelse af sine pligter, som tidligere har medført en bod.</w:t>
            </w:r>
          </w:p>
        </w:tc>
      </w:tr>
      <w:tr w:rsidR="0044214D" w:rsidRPr="00C467BE" w14:paraId="4BF9B5CE" w14:textId="77777777" w:rsidTr="00785A0A">
        <w:tc>
          <w:tcPr>
            <w:tcW w:w="1418" w:type="dxa"/>
          </w:tcPr>
          <w:p w14:paraId="7C4D98CF" w14:textId="0969E08A" w:rsidR="0044214D" w:rsidRPr="0094332D" w:rsidRDefault="0044214D" w:rsidP="0044214D">
            <w:pPr>
              <w:spacing w:after="160" w:line="360" w:lineRule="auto"/>
              <w:jc w:val="left"/>
              <w:rPr>
                <w:szCs w:val="19"/>
              </w:rPr>
            </w:pPr>
            <w:r w:rsidRPr="0094332D">
              <w:rPr>
                <w:szCs w:val="19"/>
              </w:rPr>
              <w:t>§ 22, stk. 3</w:t>
            </w:r>
            <w:r w:rsidR="00CE2089">
              <w:rPr>
                <w:szCs w:val="19"/>
              </w:rPr>
              <w:t>.</w:t>
            </w:r>
          </w:p>
        </w:tc>
        <w:tc>
          <w:tcPr>
            <w:tcW w:w="7904" w:type="dxa"/>
          </w:tcPr>
          <w:p w14:paraId="47EC36A8" w14:textId="4BAEA68E" w:rsidR="0044214D" w:rsidRPr="0094332D" w:rsidRDefault="0044214D" w:rsidP="0044214D">
            <w:pPr>
              <w:spacing w:after="160" w:line="360" w:lineRule="auto"/>
              <w:rPr>
                <w:szCs w:val="19"/>
              </w:rPr>
            </w:pPr>
            <w:r w:rsidRPr="0094332D">
              <w:rPr>
                <w:szCs w:val="19"/>
              </w:rPr>
              <w:t xml:space="preserve">Beslutning om bod efter stk. 1 og 2 træffes på en generalforsamling med tilslutning fra mindst 2/3 af ejerne i </w:t>
            </w:r>
            <w:r w:rsidR="00A16265">
              <w:rPr>
                <w:szCs w:val="19"/>
              </w:rPr>
              <w:t>Ejer</w:t>
            </w:r>
            <w:r w:rsidRPr="0094332D">
              <w:rPr>
                <w:szCs w:val="19"/>
              </w:rPr>
              <w:t>foreningen efter fordelingstal og antal. Vedtages et forslag efter 1. pkt. ikke med det fornødne flertal på generalforsamlingen, men har det på generalforsamlingen opnået det flertal, som er krævet efter 1. pkt. blandt de repræsenterede ejere, kan der afholdes ekstraordinær generalforsamling inden 8 uger.</w:t>
            </w:r>
            <w:r>
              <w:rPr>
                <w:szCs w:val="19"/>
              </w:rPr>
              <w:t xml:space="preserve"> </w:t>
            </w:r>
            <w:r w:rsidRPr="0094332D">
              <w:rPr>
                <w:szCs w:val="19"/>
              </w:rPr>
              <w:t>På denne kan forslaget uanset antallet af repræsenterede ejere vedtages med 2/3 af de afgivne stemmer efter fordelingstal og antal. Ejeren skalsenest 2 uger efter generalforsamlingen underrettes skriftligt om generalforsamlingens beslutning. Dette gælder, selv om ejeren har været til stede på generalforsamlingen.</w:t>
            </w:r>
          </w:p>
        </w:tc>
      </w:tr>
      <w:tr w:rsidR="0044214D" w:rsidRPr="00C467BE" w14:paraId="147FE8CF" w14:textId="77777777" w:rsidTr="00785A0A">
        <w:tc>
          <w:tcPr>
            <w:tcW w:w="1418" w:type="dxa"/>
          </w:tcPr>
          <w:p w14:paraId="70E97BAF" w14:textId="3DD7C235" w:rsidR="0044214D" w:rsidRPr="0094332D" w:rsidRDefault="0044214D" w:rsidP="0044214D">
            <w:pPr>
              <w:spacing w:after="160" w:line="360" w:lineRule="auto"/>
              <w:jc w:val="left"/>
              <w:rPr>
                <w:szCs w:val="19"/>
              </w:rPr>
            </w:pPr>
            <w:r w:rsidRPr="0094332D">
              <w:rPr>
                <w:szCs w:val="19"/>
              </w:rPr>
              <w:t>§ 22, stk. 4</w:t>
            </w:r>
            <w:r w:rsidR="00CE2089">
              <w:rPr>
                <w:szCs w:val="19"/>
              </w:rPr>
              <w:t>.</w:t>
            </w:r>
          </w:p>
        </w:tc>
        <w:tc>
          <w:tcPr>
            <w:tcW w:w="7904" w:type="dxa"/>
          </w:tcPr>
          <w:p w14:paraId="483AD811" w14:textId="54730CE1" w:rsidR="0044214D" w:rsidRPr="0094332D" w:rsidRDefault="0044214D" w:rsidP="0044214D">
            <w:pPr>
              <w:spacing w:after="160" w:line="360" w:lineRule="auto"/>
              <w:rPr>
                <w:szCs w:val="19"/>
              </w:rPr>
            </w:pPr>
            <w:r w:rsidRPr="0094332D">
              <w:rPr>
                <w:szCs w:val="19"/>
              </w:rPr>
              <w:t>Ejeren kan inden 6 uger fra modtagelse af skriftlig underretning om en pålagt bod gøre begrundet indsigelse mod denne over for ejerforeningen.</w:t>
            </w:r>
          </w:p>
        </w:tc>
      </w:tr>
      <w:tr w:rsidR="0044214D" w:rsidRPr="00C467BE" w14:paraId="28F9B39E" w14:textId="77777777" w:rsidTr="00785A0A">
        <w:tc>
          <w:tcPr>
            <w:tcW w:w="1418" w:type="dxa"/>
          </w:tcPr>
          <w:p w14:paraId="392F2117" w14:textId="19424E50" w:rsidR="0044214D" w:rsidRPr="0094332D" w:rsidRDefault="0044214D" w:rsidP="0044214D">
            <w:pPr>
              <w:spacing w:after="160" w:line="360" w:lineRule="auto"/>
              <w:jc w:val="left"/>
              <w:rPr>
                <w:szCs w:val="19"/>
              </w:rPr>
            </w:pPr>
            <w:r w:rsidRPr="0094332D">
              <w:rPr>
                <w:szCs w:val="19"/>
              </w:rPr>
              <w:t>§ 22, stk. 5</w:t>
            </w:r>
            <w:r w:rsidR="00CE2089">
              <w:rPr>
                <w:szCs w:val="19"/>
              </w:rPr>
              <w:t>.</w:t>
            </w:r>
          </w:p>
        </w:tc>
        <w:tc>
          <w:tcPr>
            <w:tcW w:w="7904" w:type="dxa"/>
          </w:tcPr>
          <w:p w14:paraId="6015375C" w14:textId="6AE8A5F3" w:rsidR="0044214D" w:rsidRPr="0094332D" w:rsidRDefault="0044214D" w:rsidP="0044214D">
            <w:pPr>
              <w:spacing w:after="160" w:line="360" w:lineRule="auto"/>
              <w:rPr>
                <w:szCs w:val="19"/>
              </w:rPr>
            </w:pPr>
            <w:r w:rsidRPr="0094332D">
              <w:rPr>
                <w:szCs w:val="19"/>
              </w:rPr>
              <w:t xml:space="preserve">Modtager </w:t>
            </w:r>
            <w:r w:rsidR="00A16265">
              <w:rPr>
                <w:szCs w:val="19"/>
              </w:rPr>
              <w:t>E</w:t>
            </w:r>
            <w:r w:rsidRPr="0094332D">
              <w:rPr>
                <w:szCs w:val="19"/>
              </w:rPr>
              <w:t xml:space="preserve">jerforeningen en indsigelse, er det en betingelse for, at </w:t>
            </w:r>
            <w:r w:rsidR="00A16265">
              <w:rPr>
                <w:szCs w:val="19"/>
              </w:rPr>
              <w:t>E</w:t>
            </w:r>
            <w:r w:rsidRPr="0094332D">
              <w:rPr>
                <w:szCs w:val="19"/>
              </w:rPr>
              <w:t xml:space="preserve">jerforeningen kan fastholde sit krav, at </w:t>
            </w:r>
            <w:r w:rsidR="00A16265">
              <w:rPr>
                <w:szCs w:val="19"/>
              </w:rPr>
              <w:t>E</w:t>
            </w:r>
            <w:r w:rsidRPr="0094332D">
              <w:rPr>
                <w:szCs w:val="19"/>
              </w:rPr>
              <w:t>jerforeningen senest 6 uger efter udløbet af ejerens indsigelsesfrist anlægger retssag om bodens berettigelse.</w:t>
            </w:r>
          </w:p>
        </w:tc>
      </w:tr>
      <w:tr w:rsidR="0044214D" w:rsidRPr="00C467BE" w14:paraId="1393948E" w14:textId="77777777" w:rsidTr="00785A0A">
        <w:tc>
          <w:tcPr>
            <w:tcW w:w="1418" w:type="dxa"/>
          </w:tcPr>
          <w:p w14:paraId="22EEB8EC" w14:textId="0782D9AF" w:rsidR="0044214D" w:rsidRPr="0094332D" w:rsidRDefault="0044214D" w:rsidP="0044214D">
            <w:pPr>
              <w:spacing w:after="160" w:line="360" w:lineRule="auto"/>
              <w:jc w:val="left"/>
              <w:rPr>
                <w:szCs w:val="19"/>
              </w:rPr>
            </w:pPr>
            <w:r w:rsidRPr="0094332D">
              <w:rPr>
                <w:szCs w:val="19"/>
              </w:rPr>
              <w:t>§ 22, stk. 6</w:t>
            </w:r>
            <w:r w:rsidR="00CE2089">
              <w:rPr>
                <w:szCs w:val="19"/>
              </w:rPr>
              <w:t>.</w:t>
            </w:r>
          </w:p>
        </w:tc>
        <w:tc>
          <w:tcPr>
            <w:tcW w:w="7904" w:type="dxa"/>
          </w:tcPr>
          <w:p w14:paraId="3B38F81F" w14:textId="27DBEE89" w:rsidR="0044214D" w:rsidRPr="0094332D" w:rsidRDefault="0044214D" w:rsidP="0044214D">
            <w:pPr>
              <w:spacing w:after="160" w:line="360" w:lineRule="auto"/>
              <w:rPr>
                <w:szCs w:val="19"/>
              </w:rPr>
            </w:pPr>
            <w:r w:rsidRPr="0094332D">
              <w:rPr>
                <w:szCs w:val="19"/>
              </w:rPr>
              <w:t xml:space="preserve">Betaling af bod reducerer ikke </w:t>
            </w:r>
            <w:r w:rsidR="00A16265">
              <w:rPr>
                <w:szCs w:val="19"/>
              </w:rPr>
              <w:t>Ejer</w:t>
            </w:r>
            <w:r w:rsidRPr="0094332D">
              <w:rPr>
                <w:szCs w:val="19"/>
              </w:rPr>
              <w:t>foreningens eventuelle erstatningskrav mod den pågældende.</w:t>
            </w:r>
          </w:p>
        </w:tc>
      </w:tr>
      <w:tr w:rsidR="0044214D" w:rsidRPr="00C467BE" w14:paraId="253BAB53" w14:textId="77777777" w:rsidTr="00785A0A">
        <w:tc>
          <w:tcPr>
            <w:tcW w:w="1418" w:type="dxa"/>
          </w:tcPr>
          <w:p w14:paraId="37536435" w14:textId="1DF0E620" w:rsidR="0044214D" w:rsidRPr="0094332D" w:rsidRDefault="0044214D" w:rsidP="0044214D">
            <w:pPr>
              <w:spacing w:after="160" w:line="360" w:lineRule="auto"/>
              <w:jc w:val="left"/>
              <w:rPr>
                <w:szCs w:val="19"/>
              </w:rPr>
            </w:pPr>
            <w:r w:rsidRPr="0094332D">
              <w:rPr>
                <w:b/>
                <w:bCs/>
                <w:szCs w:val="19"/>
              </w:rPr>
              <w:t>§ 23</w:t>
            </w:r>
          </w:p>
        </w:tc>
        <w:tc>
          <w:tcPr>
            <w:tcW w:w="7904" w:type="dxa"/>
          </w:tcPr>
          <w:p w14:paraId="1538204B" w14:textId="3DB92501" w:rsidR="0044214D" w:rsidRPr="0094332D" w:rsidRDefault="0044214D" w:rsidP="0044214D">
            <w:pPr>
              <w:spacing w:after="160" w:line="360" w:lineRule="auto"/>
              <w:rPr>
                <w:szCs w:val="19"/>
              </w:rPr>
            </w:pPr>
            <w:r w:rsidRPr="0094332D">
              <w:rPr>
                <w:b/>
                <w:bCs/>
                <w:szCs w:val="19"/>
              </w:rPr>
              <w:t>Eksklusion</w:t>
            </w:r>
          </w:p>
        </w:tc>
      </w:tr>
      <w:tr w:rsidR="0044214D" w:rsidRPr="00C467BE" w14:paraId="23D80587" w14:textId="77777777" w:rsidTr="00785A0A">
        <w:tc>
          <w:tcPr>
            <w:tcW w:w="1418" w:type="dxa"/>
          </w:tcPr>
          <w:p w14:paraId="3D8CBDCB" w14:textId="2602E9D8" w:rsidR="0044214D" w:rsidRPr="0094332D" w:rsidRDefault="0044214D" w:rsidP="0044214D">
            <w:pPr>
              <w:spacing w:after="160" w:line="360" w:lineRule="auto"/>
              <w:jc w:val="left"/>
              <w:rPr>
                <w:b/>
                <w:bCs/>
                <w:szCs w:val="19"/>
              </w:rPr>
            </w:pPr>
            <w:r w:rsidRPr="0094332D">
              <w:rPr>
                <w:szCs w:val="19"/>
              </w:rPr>
              <w:t>§ 23, stk. 1</w:t>
            </w:r>
            <w:r w:rsidR="00232452">
              <w:rPr>
                <w:szCs w:val="19"/>
              </w:rPr>
              <w:t>.</w:t>
            </w:r>
          </w:p>
        </w:tc>
        <w:tc>
          <w:tcPr>
            <w:tcW w:w="7904" w:type="dxa"/>
          </w:tcPr>
          <w:p w14:paraId="5B59ECA3" w14:textId="683B161F" w:rsidR="0044214D" w:rsidRPr="0094332D" w:rsidRDefault="0044214D" w:rsidP="0044214D">
            <w:pPr>
              <w:spacing w:after="160" w:line="360" w:lineRule="auto"/>
              <w:rPr>
                <w:b/>
                <w:bCs/>
                <w:szCs w:val="19"/>
              </w:rPr>
            </w:pPr>
            <w:r w:rsidRPr="0094332D">
              <w:rPr>
                <w:szCs w:val="19"/>
              </w:rPr>
              <w:t xml:space="preserve">Ejerforeningen kan ekskludere en ejer, hvis ejeren eller andre, som ejeren har givet adgang til sin ejerlejlighed, gør sig skyldig i særdeles grov pligtforsømmelse over for </w:t>
            </w:r>
            <w:r w:rsidR="0085061A">
              <w:rPr>
                <w:szCs w:val="19"/>
              </w:rPr>
              <w:t>E</w:t>
            </w:r>
            <w:r w:rsidRPr="0094332D">
              <w:rPr>
                <w:szCs w:val="19"/>
              </w:rPr>
              <w:t xml:space="preserve">jerforeningen eller andre ejere i foreningen. Der kan endvidere ske eksklusion ved ejerens gentagne grove misligholdelse trods påkrav. </w:t>
            </w:r>
          </w:p>
        </w:tc>
      </w:tr>
      <w:tr w:rsidR="0044214D" w:rsidRPr="00C467BE" w14:paraId="659F0A04" w14:textId="77777777" w:rsidTr="00785A0A">
        <w:tc>
          <w:tcPr>
            <w:tcW w:w="1418" w:type="dxa"/>
          </w:tcPr>
          <w:p w14:paraId="2547B0E1" w14:textId="1C106DD5" w:rsidR="0044214D" w:rsidRPr="0094332D" w:rsidRDefault="0044214D" w:rsidP="0044214D">
            <w:pPr>
              <w:spacing w:after="160" w:line="360" w:lineRule="auto"/>
              <w:jc w:val="left"/>
              <w:rPr>
                <w:szCs w:val="19"/>
              </w:rPr>
            </w:pPr>
            <w:r w:rsidRPr="0094332D">
              <w:rPr>
                <w:szCs w:val="19"/>
              </w:rPr>
              <w:t>§ 23, stk. 2</w:t>
            </w:r>
            <w:r w:rsidR="00232452">
              <w:rPr>
                <w:szCs w:val="19"/>
              </w:rPr>
              <w:t>.</w:t>
            </w:r>
          </w:p>
        </w:tc>
        <w:tc>
          <w:tcPr>
            <w:tcW w:w="7904" w:type="dxa"/>
          </w:tcPr>
          <w:p w14:paraId="4A5979B6" w14:textId="33B435D9" w:rsidR="0044214D" w:rsidRPr="0094332D" w:rsidRDefault="0044214D" w:rsidP="0044214D">
            <w:pPr>
              <w:spacing w:after="160" w:line="360" w:lineRule="auto"/>
              <w:rPr>
                <w:szCs w:val="19"/>
              </w:rPr>
            </w:pPr>
            <w:r w:rsidRPr="0094332D">
              <w:rPr>
                <w:szCs w:val="19"/>
              </w:rPr>
              <w:t xml:space="preserve">Beslutning om eksklusion træffes på en generalforsamling med tilslutning fra mindst 2/3 af ejerne i </w:t>
            </w:r>
            <w:r w:rsidR="0085061A">
              <w:rPr>
                <w:szCs w:val="19"/>
              </w:rPr>
              <w:t>Ejer</w:t>
            </w:r>
            <w:r w:rsidRPr="0094332D">
              <w:rPr>
                <w:szCs w:val="19"/>
              </w:rPr>
              <w:t>foreningen efter fordelingstal og antal. Vedtages et forslag efter 1. pkt. ikke med det fornødne flertal på generalforsamlingen, men har det på generalforsamlingen opnået det flertal, som er krævet efter 1. pkt. blandt de repræsenterede ejere, kan der afholdes ekstraordinær generalforsamling inden 8 uger. På denne kan forslaget uanset antallet af repræsenterede ejere vedtages med 2/3 af de afgivne stemmer efter fordelingstal og antal. Ejeren skal senest 2 uger efter generalforsamlingen underrettes skriftligt om generalforsamlingens beslutning. Dette gælder selv om ejeren har været til stede på generalforsamlingen.</w:t>
            </w:r>
          </w:p>
        </w:tc>
      </w:tr>
      <w:tr w:rsidR="0044214D" w:rsidRPr="00C467BE" w14:paraId="22801A1E" w14:textId="77777777" w:rsidTr="00785A0A">
        <w:tc>
          <w:tcPr>
            <w:tcW w:w="1418" w:type="dxa"/>
          </w:tcPr>
          <w:p w14:paraId="3AD08EFE" w14:textId="6B1CE835" w:rsidR="0044214D" w:rsidRPr="0094332D" w:rsidRDefault="0044214D" w:rsidP="0044214D">
            <w:pPr>
              <w:spacing w:after="160" w:line="360" w:lineRule="auto"/>
              <w:jc w:val="left"/>
              <w:rPr>
                <w:szCs w:val="19"/>
              </w:rPr>
            </w:pPr>
            <w:r w:rsidRPr="0094332D">
              <w:rPr>
                <w:szCs w:val="19"/>
              </w:rPr>
              <w:t>§ 23, stk. 3</w:t>
            </w:r>
            <w:r w:rsidR="00DB7150">
              <w:rPr>
                <w:szCs w:val="19"/>
              </w:rPr>
              <w:t>.</w:t>
            </w:r>
          </w:p>
        </w:tc>
        <w:tc>
          <w:tcPr>
            <w:tcW w:w="7904" w:type="dxa"/>
          </w:tcPr>
          <w:p w14:paraId="6E0A76E5" w14:textId="599C4C5F" w:rsidR="0044214D" w:rsidRPr="0094332D" w:rsidRDefault="0044214D" w:rsidP="0044214D">
            <w:pPr>
              <w:spacing w:after="160" w:line="360" w:lineRule="auto"/>
              <w:rPr>
                <w:szCs w:val="19"/>
              </w:rPr>
            </w:pPr>
            <w:r w:rsidRPr="0094332D">
              <w:rPr>
                <w:szCs w:val="19"/>
              </w:rPr>
              <w:t xml:space="preserve">Det er en betingelse for, at </w:t>
            </w:r>
            <w:r w:rsidR="0085061A">
              <w:rPr>
                <w:szCs w:val="19"/>
              </w:rPr>
              <w:t>E</w:t>
            </w:r>
            <w:r w:rsidRPr="0094332D">
              <w:rPr>
                <w:szCs w:val="19"/>
              </w:rPr>
              <w:t xml:space="preserve">jerforeningen kan fastholde eksklusionen, at </w:t>
            </w:r>
            <w:r w:rsidR="0085061A">
              <w:rPr>
                <w:szCs w:val="19"/>
              </w:rPr>
              <w:t>E</w:t>
            </w:r>
            <w:r w:rsidRPr="0094332D">
              <w:rPr>
                <w:szCs w:val="19"/>
              </w:rPr>
              <w:t xml:space="preserve">jerforeningen senest 6 uger fra generalforsamlingens afslutning indbringer beslutningen om eksklusion for domstolene. Dette kan dog undlades, såfremt den ekskluderede inden fristens udløb skriftligt har anerkendt eksklusionen. Endvidere er det en betingelse, at </w:t>
            </w:r>
            <w:r w:rsidR="0085061A">
              <w:rPr>
                <w:szCs w:val="19"/>
              </w:rPr>
              <w:t>E</w:t>
            </w:r>
            <w:r w:rsidRPr="0094332D">
              <w:rPr>
                <w:szCs w:val="19"/>
              </w:rPr>
              <w:t>jerforeningen lader stævningen tinglyse på den ekskluderede ejers ejerlejligheder.</w:t>
            </w:r>
          </w:p>
        </w:tc>
      </w:tr>
      <w:tr w:rsidR="0044214D" w:rsidRPr="00C467BE" w14:paraId="34179470" w14:textId="77777777" w:rsidTr="00785A0A">
        <w:tc>
          <w:tcPr>
            <w:tcW w:w="1418" w:type="dxa"/>
          </w:tcPr>
          <w:p w14:paraId="397FA196" w14:textId="1C50B33B" w:rsidR="0044214D" w:rsidRPr="0094332D" w:rsidRDefault="0044214D" w:rsidP="0044214D">
            <w:pPr>
              <w:spacing w:after="160" w:line="360" w:lineRule="auto"/>
              <w:jc w:val="left"/>
              <w:rPr>
                <w:szCs w:val="19"/>
              </w:rPr>
            </w:pPr>
            <w:r w:rsidRPr="0094332D">
              <w:rPr>
                <w:szCs w:val="19"/>
              </w:rPr>
              <w:t>§ 23, stk. 4</w:t>
            </w:r>
            <w:r w:rsidR="00DB7150">
              <w:rPr>
                <w:szCs w:val="19"/>
              </w:rPr>
              <w:t>.</w:t>
            </w:r>
          </w:p>
        </w:tc>
        <w:tc>
          <w:tcPr>
            <w:tcW w:w="7904" w:type="dxa"/>
          </w:tcPr>
          <w:p w14:paraId="7066D573" w14:textId="33796991" w:rsidR="0044214D" w:rsidRPr="0094332D" w:rsidRDefault="0044214D" w:rsidP="0044214D">
            <w:pPr>
              <w:spacing w:after="160" w:line="360" w:lineRule="auto"/>
              <w:rPr>
                <w:szCs w:val="19"/>
              </w:rPr>
            </w:pPr>
            <w:r w:rsidRPr="0094332D">
              <w:rPr>
                <w:szCs w:val="19"/>
              </w:rPr>
              <w:t xml:space="preserve">En ekskluderet ejer skal afhænde sine ejerlejligheder i </w:t>
            </w:r>
            <w:r w:rsidR="0085061A">
              <w:rPr>
                <w:szCs w:val="19"/>
              </w:rPr>
              <w:t>Ejer</w:t>
            </w:r>
            <w:r w:rsidRPr="0094332D">
              <w:rPr>
                <w:szCs w:val="19"/>
              </w:rPr>
              <w:t xml:space="preserve">foreningen inden 6 måneder fra det tidspunkt, hvor der foreligger en endelig retsafgørelse om eksklusionens berettigelse. Afhændelse må ikke ske til købere eller på sådanne vilkår, at den ekskluderede helt eller delvist må antages at kunne bibeholde sin brugsret over de solgte ejerlejligheder. Er der tinglyst stævning efter stk. 3, skal </w:t>
            </w:r>
            <w:r w:rsidR="000D7783">
              <w:rPr>
                <w:szCs w:val="19"/>
              </w:rPr>
              <w:t>E</w:t>
            </w:r>
            <w:r w:rsidRPr="0094332D">
              <w:rPr>
                <w:szCs w:val="19"/>
              </w:rPr>
              <w:t>jerforeningen tiltræde skødet ved salg.</w:t>
            </w:r>
          </w:p>
        </w:tc>
      </w:tr>
      <w:tr w:rsidR="0044214D" w:rsidRPr="00C467BE" w14:paraId="200C8075" w14:textId="77777777" w:rsidTr="00785A0A">
        <w:tc>
          <w:tcPr>
            <w:tcW w:w="1418" w:type="dxa"/>
          </w:tcPr>
          <w:p w14:paraId="44BE26B6" w14:textId="5EF899ED" w:rsidR="0044214D" w:rsidRPr="0094332D" w:rsidRDefault="0044214D" w:rsidP="0044214D">
            <w:pPr>
              <w:spacing w:after="160" w:line="360" w:lineRule="auto"/>
              <w:jc w:val="left"/>
              <w:rPr>
                <w:szCs w:val="19"/>
              </w:rPr>
            </w:pPr>
            <w:r w:rsidRPr="0094332D">
              <w:rPr>
                <w:szCs w:val="19"/>
              </w:rPr>
              <w:t>§ 23, stk. 5</w:t>
            </w:r>
            <w:r w:rsidR="00DB7150">
              <w:rPr>
                <w:szCs w:val="19"/>
              </w:rPr>
              <w:t>.</w:t>
            </w:r>
          </w:p>
        </w:tc>
        <w:tc>
          <w:tcPr>
            <w:tcW w:w="7904" w:type="dxa"/>
          </w:tcPr>
          <w:p w14:paraId="4DDFDC1F" w14:textId="7AA0C438" w:rsidR="0044214D" w:rsidRPr="0094332D" w:rsidRDefault="0044214D" w:rsidP="0044214D">
            <w:pPr>
              <w:spacing w:after="160" w:line="360" w:lineRule="auto"/>
              <w:rPr>
                <w:szCs w:val="19"/>
              </w:rPr>
            </w:pPr>
            <w:r w:rsidRPr="0094332D">
              <w:rPr>
                <w:szCs w:val="19"/>
              </w:rPr>
              <w:t xml:space="preserve">Overholder den ekskluderede ikke fristen i stk. 4, kan </w:t>
            </w:r>
            <w:r w:rsidR="000D7783">
              <w:rPr>
                <w:szCs w:val="19"/>
              </w:rPr>
              <w:t>E</w:t>
            </w:r>
            <w:r w:rsidRPr="0094332D">
              <w:rPr>
                <w:szCs w:val="19"/>
              </w:rPr>
              <w:t>jerforeningen kræve, at den ekskluderede indstiller sine salgsbestræbelser. Ejerforeningen kan herefter begære ejerlejlighederne solgt på tvangsauktion. Retsplejelovens regler for tvangsauktion finder anvendelse med de ændringer, som følger af forholdets natur. Ejerforeningens rimelige og sædvanlige udgifter i forbindelse med tvangsauktionen kan kræves betalt ud over budsummen.</w:t>
            </w:r>
          </w:p>
        </w:tc>
      </w:tr>
      <w:tr w:rsidR="0044214D" w:rsidRPr="00C467BE" w14:paraId="789EC215" w14:textId="77777777" w:rsidTr="00785A0A">
        <w:tc>
          <w:tcPr>
            <w:tcW w:w="1418" w:type="dxa"/>
          </w:tcPr>
          <w:p w14:paraId="258E06C1" w14:textId="5F3DF832" w:rsidR="0044214D" w:rsidRPr="0094332D" w:rsidRDefault="0044214D" w:rsidP="0044214D">
            <w:pPr>
              <w:spacing w:after="160" w:line="360" w:lineRule="auto"/>
              <w:jc w:val="left"/>
              <w:rPr>
                <w:szCs w:val="19"/>
              </w:rPr>
            </w:pPr>
            <w:r w:rsidRPr="0094332D">
              <w:rPr>
                <w:b/>
                <w:bCs/>
                <w:szCs w:val="19"/>
              </w:rPr>
              <w:t>§ 24</w:t>
            </w:r>
          </w:p>
        </w:tc>
        <w:tc>
          <w:tcPr>
            <w:tcW w:w="7904" w:type="dxa"/>
          </w:tcPr>
          <w:p w14:paraId="54A5D30F" w14:textId="676777A5" w:rsidR="0044214D" w:rsidRPr="0094332D" w:rsidRDefault="0044214D" w:rsidP="0044214D">
            <w:pPr>
              <w:spacing w:after="160" w:line="360" w:lineRule="auto"/>
              <w:rPr>
                <w:szCs w:val="19"/>
              </w:rPr>
            </w:pPr>
            <w:r w:rsidRPr="0094332D">
              <w:rPr>
                <w:b/>
                <w:bCs/>
                <w:szCs w:val="19"/>
              </w:rPr>
              <w:t>Overførsel af udlejerarbejde</w:t>
            </w:r>
          </w:p>
        </w:tc>
      </w:tr>
      <w:tr w:rsidR="0044214D" w:rsidRPr="00C467BE" w14:paraId="48CC0A63" w14:textId="77777777" w:rsidTr="00785A0A">
        <w:tc>
          <w:tcPr>
            <w:tcW w:w="1418" w:type="dxa"/>
          </w:tcPr>
          <w:p w14:paraId="57EE284D" w14:textId="6135CB60" w:rsidR="0044214D" w:rsidRPr="0094332D" w:rsidRDefault="0044214D" w:rsidP="0044214D">
            <w:pPr>
              <w:spacing w:after="160" w:line="360" w:lineRule="auto"/>
              <w:jc w:val="left"/>
              <w:rPr>
                <w:b/>
                <w:bCs/>
                <w:szCs w:val="19"/>
              </w:rPr>
            </w:pPr>
            <w:r>
              <w:rPr>
                <w:szCs w:val="19"/>
              </w:rPr>
              <w:t>§ 24, stk. 1</w:t>
            </w:r>
            <w:r w:rsidR="002F12D3">
              <w:rPr>
                <w:szCs w:val="19"/>
              </w:rPr>
              <w:t>.</w:t>
            </w:r>
          </w:p>
        </w:tc>
        <w:tc>
          <w:tcPr>
            <w:tcW w:w="7904" w:type="dxa"/>
          </w:tcPr>
          <w:p w14:paraId="668CF626" w14:textId="0C9601D1" w:rsidR="0044214D" w:rsidRPr="0094332D" w:rsidRDefault="0044214D" w:rsidP="0044214D">
            <w:pPr>
              <w:spacing w:after="160" w:line="360" w:lineRule="auto"/>
              <w:rPr>
                <w:b/>
                <w:bCs/>
                <w:szCs w:val="19"/>
              </w:rPr>
            </w:pPr>
            <w:r w:rsidRPr="0094332D">
              <w:rPr>
                <w:szCs w:val="19"/>
              </w:rPr>
              <w:t xml:space="preserve">Er en ejerlejlighed udlejet, og udøver lejeren eller personer, for hvilke lejer er ansvarlig efter lejelovgivningens regler, retsstridig adfærd over for </w:t>
            </w:r>
            <w:r w:rsidR="000D7783">
              <w:rPr>
                <w:szCs w:val="19"/>
              </w:rPr>
              <w:t>E</w:t>
            </w:r>
            <w:r w:rsidRPr="0094332D">
              <w:rPr>
                <w:szCs w:val="19"/>
              </w:rPr>
              <w:t xml:space="preserve">jerforeningen eller andre ejere i foreningen, er </w:t>
            </w:r>
            <w:r w:rsidR="000D7783">
              <w:rPr>
                <w:szCs w:val="19"/>
              </w:rPr>
              <w:t>E</w:t>
            </w:r>
            <w:r w:rsidRPr="0094332D">
              <w:rPr>
                <w:szCs w:val="19"/>
              </w:rPr>
              <w:t xml:space="preserve">jerforeningen berettiget til at søge at bringe den uønskede adfærd til ophør direkte over for lejeren. Ejerforeningen skal give ejeren mulighed for at berigtige forholdet inden for tre måneder. Herefter kan </w:t>
            </w:r>
            <w:r w:rsidR="000D7783">
              <w:rPr>
                <w:szCs w:val="19"/>
              </w:rPr>
              <w:t>E</w:t>
            </w:r>
            <w:r w:rsidRPr="0094332D">
              <w:rPr>
                <w:szCs w:val="19"/>
              </w:rPr>
              <w:t xml:space="preserve">jerforeningen optræde som procespart og indtræde i ejerens beføjelser over for lejeren til at opsige eller ophæve lejemålet. </w:t>
            </w:r>
          </w:p>
        </w:tc>
      </w:tr>
      <w:tr w:rsidR="0044214D" w:rsidRPr="00C467BE" w14:paraId="22BE3E8D" w14:textId="77777777" w:rsidTr="00785A0A">
        <w:tc>
          <w:tcPr>
            <w:tcW w:w="1418" w:type="dxa"/>
          </w:tcPr>
          <w:p w14:paraId="4B6EA4E0" w14:textId="67C80C92" w:rsidR="0044214D" w:rsidRPr="00A95EA6" w:rsidRDefault="0044214D" w:rsidP="0044214D">
            <w:pPr>
              <w:spacing w:after="160" w:line="360" w:lineRule="auto"/>
              <w:jc w:val="left"/>
              <w:rPr>
                <w:szCs w:val="19"/>
              </w:rPr>
            </w:pPr>
            <w:r w:rsidRPr="00A95EA6">
              <w:rPr>
                <w:szCs w:val="19"/>
              </w:rPr>
              <w:t>§ 24, stk. 1A</w:t>
            </w:r>
            <w:r w:rsidR="002F12D3" w:rsidRPr="00A95EA6">
              <w:rPr>
                <w:szCs w:val="19"/>
              </w:rPr>
              <w:t>.</w:t>
            </w:r>
          </w:p>
        </w:tc>
        <w:tc>
          <w:tcPr>
            <w:tcW w:w="7904" w:type="dxa"/>
          </w:tcPr>
          <w:p w14:paraId="6EB7F851" w14:textId="29F6D15F" w:rsidR="0044214D" w:rsidRPr="00A95EA6" w:rsidRDefault="0044214D" w:rsidP="0044214D">
            <w:pPr>
              <w:spacing w:after="160" w:line="360" w:lineRule="auto"/>
              <w:rPr>
                <w:szCs w:val="19"/>
              </w:rPr>
            </w:pPr>
            <w:r w:rsidRPr="00A95EA6">
              <w:rPr>
                <w:szCs w:val="19"/>
              </w:rPr>
              <w:t>Såfremt Ejerforeningen optræder som procespart og af retten får medhold i, at en opsigelse eller ophævelse af lejemålet er berettiget, er ejeren af den pågældende ejerlejlighed forpligtet til at skadesløsholde Ejerforeningen for Ejerforeningens omkostninger forbundet med sagen.</w:t>
            </w:r>
          </w:p>
        </w:tc>
      </w:tr>
      <w:tr w:rsidR="0044214D" w:rsidRPr="00C467BE" w14:paraId="715E091D" w14:textId="77777777" w:rsidTr="00785A0A">
        <w:tc>
          <w:tcPr>
            <w:tcW w:w="1418" w:type="dxa"/>
          </w:tcPr>
          <w:p w14:paraId="311810C2" w14:textId="45D9CC0D" w:rsidR="0044214D" w:rsidRDefault="0044214D" w:rsidP="0044214D">
            <w:pPr>
              <w:spacing w:after="160" w:line="360" w:lineRule="auto"/>
              <w:jc w:val="left"/>
              <w:rPr>
                <w:szCs w:val="19"/>
              </w:rPr>
            </w:pPr>
            <w:r w:rsidRPr="0094332D">
              <w:rPr>
                <w:b/>
                <w:bCs/>
                <w:szCs w:val="19"/>
              </w:rPr>
              <w:t>§ 25</w:t>
            </w:r>
          </w:p>
        </w:tc>
        <w:tc>
          <w:tcPr>
            <w:tcW w:w="7904" w:type="dxa"/>
          </w:tcPr>
          <w:p w14:paraId="0347B7AD" w14:textId="4F75E2B7" w:rsidR="0044214D" w:rsidRPr="00CB1060" w:rsidRDefault="0044214D" w:rsidP="0044214D">
            <w:pPr>
              <w:spacing w:after="160" w:line="360" w:lineRule="auto"/>
              <w:rPr>
                <w:szCs w:val="19"/>
                <w:highlight w:val="green"/>
              </w:rPr>
            </w:pPr>
            <w:r w:rsidRPr="0094332D">
              <w:rPr>
                <w:b/>
                <w:bCs/>
                <w:szCs w:val="19"/>
              </w:rPr>
              <w:t>Kapitalforhold</w:t>
            </w:r>
          </w:p>
        </w:tc>
      </w:tr>
      <w:tr w:rsidR="0044214D" w:rsidRPr="00C467BE" w14:paraId="054C174C" w14:textId="77777777" w:rsidTr="00785A0A">
        <w:tc>
          <w:tcPr>
            <w:tcW w:w="1418" w:type="dxa"/>
          </w:tcPr>
          <w:p w14:paraId="6E9AD6AB" w14:textId="2FE83737" w:rsidR="0044214D" w:rsidRPr="0094332D" w:rsidRDefault="0044214D" w:rsidP="0044214D">
            <w:pPr>
              <w:spacing w:after="160" w:line="360" w:lineRule="auto"/>
              <w:jc w:val="left"/>
              <w:rPr>
                <w:b/>
                <w:bCs/>
                <w:szCs w:val="19"/>
              </w:rPr>
            </w:pPr>
            <w:r w:rsidRPr="0094332D">
              <w:rPr>
                <w:szCs w:val="19"/>
              </w:rPr>
              <w:t>§ 25, stk. 1</w:t>
            </w:r>
            <w:r w:rsidR="00537A43">
              <w:rPr>
                <w:szCs w:val="19"/>
              </w:rPr>
              <w:t>.</w:t>
            </w:r>
          </w:p>
        </w:tc>
        <w:tc>
          <w:tcPr>
            <w:tcW w:w="7904" w:type="dxa"/>
          </w:tcPr>
          <w:p w14:paraId="452A5D5A" w14:textId="03D6F479" w:rsidR="0044214D" w:rsidRPr="0094332D" w:rsidRDefault="0044214D" w:rsidP="0044214D">
            <w:pPr>
              <w:spacing w:after="160" w:line="360" w:lineRule="auto"/>
              <w:rPr>
                <w:b/>
                <w:bCs/>
                <w:szCs w:val="19"/>
              </w:rPr>
            </w:pPr>
            <w:r w:rsidRPr="0094332D">
              <w:rPr>
                <w:szCs w:val="19"/>
              </w:rPr>
              <w:t>Ejerforeningen kan alene opkræve betaling til de løbende driftsudgifter</w:t>
            </w:r>
            <w:r>
              <w:rPr>
                <w:szCs w:val="19"/>
              </w:rPr>
              <w:t>,</w:t>
            </w:r>
            <w:r w:rsidRPr="0094332D">
              <w:rPr>
                <w:szCs w:val="19"/>
              </w:rPr>
              <w:t xml:space="preserve"> vedligeholdelse</w:t>
            </w:r>
            <w:r>
              <w:rPr>
                <w:szCs w:val="19"/>
              </w:rPr>
              <w:t xml:space="preserve"> og fornyelse</w:t>
            </w:r>
            <w:r w:rsidRPr="0094332D">
              <w:rPr>
                <w:szCs w:val="19"/>
              </w:rPr>
              <w:t>, dog således at der kan tilvejebringes en rimelig egenkapital.</w:t>
            </w:r>
          </w:p>
        </w:tc>
      </w:tr>
      <w:tr w:rsidR="0044214D" w:rsidRPr="00C467BE" w14:paraId="595B305D" w14:textId="77777777" w:rsidTr="00785A0A">
        <w:tc>
          <w:tcPr>
            <w:tcW w:w="1418" w:type="dxa"/>
          </w:tcPr>
          <w:p w14:paraId="1D7D7141" w14:textId="47A6CF8F" w:rsidR="0044214D" w:rsidRPr="009B786D" w:rsidRDefault="00CC62FA" w:rsidP="0044214D">
            <w:pPr>
              <w:spacing w:after="160" w:line="360" w:lineRule="auto"/>
              <w:jc w:val="left"/>
              <w:rPr>
                <w:szCs w:val="19"/>
                <w:highlight w:val="green"/>
              </w:rPr>
            </w:pPr>
            <w:r w:rsidRPr="00A10652">
              <w:rPr>
                <w:szCs w:val="19"/>
              </w:rPr>
              <w:t>§ 25, stk. 1A.</w:t>
            </w:r>
          </w:p>
        </w:tc>
        <w:tc>
          <w:tcPr>
            <w:tcW w:w="7904" w:type="dxa"/>
          </w:tcPr>
          <w:p w14:paraId="706E7A6A" w14:textId="5C4F2622" w:rsidR="0044214D" w:rsidRPr="0094332D" w:rsidRDefault="00CC62FA" w:rsidP="00CC62FA">
            <w:pPr>
              <w:spacing w:after="160" w:line="360" w:lineRule="auto"/>
              <w:rPr>
                <w:szCs w:val="19"/>
              </w:rPr>
            </w:pPr>
            <w:r w:rsidRPr="00CC62FA">
              <w:rPr>
                <w:szCs w:val="19"/>
              </w:rPr>
              <w:t>Bidrag til Ejerforeningens løbende driftsudgifter, vedligeholdelse og fornyelse betales af medlemmerne efter fordelingstal.</w:t>
            </w:r>
          </w:p>
        </w:tc>
      </w:tr>
      <w:tr w:rsidR="0044214D" w:rsidRPr="00C467BE" w14:paraId="3BADBD1A" w14:textId="77777777" w:rsidTr="00785A0A">
        <w:tc>
          <w:tcPr>
            <w:tcW w:w="1418" w:type="dxa"/>
          </w:tcPr>
          <w:p w14:paraId="482B0321" w14:textId="28EBE272" w:rsidR="0044214D" w:rsidRPr="0094332D" w:rsidRDefault="0044214D" w:rsidP="0044214D">
            <w:pPr>
              <w:spacing w:after="160" w:line="360" w:lineRule="auto"/>
              <w:jc w:val="left"/>
              <w:rPr>
                <w:szCs w:val="19"/>
              </w:rPr>
            </w:pPr>
            <w:r w:rsidRPr="0094332D">
              <w:rPr>
                <w:szCs w:val="19"/>
              </w:rPr>
              <w:t xml:space="preserve">§ 25, stk. </w:t>
            </w:r>
            <w:r>
              <w:rPr>
                <w:szCs w:val="19"/>
              </w:rPr>
              <w:t>2</w:t>
            </w:r>
            <w:r w:rsidR="00537A43">
              <w:rPr>
                <w:szCs w:val="19"/>
              </w:rPr>
              <w:t>.</w:t>
            </w:r>
          </w:p>
        </w:tc>
        <w:tc>
          <w:tcPr>
            <w:tcW w:w="7904" w:type="dxa"/>
          </w:tcPr>
          <w:p w14:paraId="3523DBA3" w14:textId="6419670B" w:rsidR="0044214D" w:rsidRPr="0094332D" w:rsidRDefault="0044214D" w:rsidP="0044214D">
            <w:pPr>
              <w:spacing w:after="160" w:line="360" w:lineRule="auto"/>
              <w:rPr>
                <w:szCs w:val="19"/>
              </w:rPr>
            </w:pPr>
            <w:r w:rsidRPr="0094332D">
              <w:rPr>
                <w:szCs w:val="19"/>
              </w:rPr>
              <w:t xml:space="preserve">Det kan på generalforsamlingen vedtages, at </w:t>
            </w:r>
            <w:r w:rsidR="000D7783">
              <w:rPr>
                <w:szCs w:val="19"/>
              </w:rPr>
              <w:t>E</w:t>
            </w:r>
            <w:r w:rsidRPr="0094332D">
              <w:rPr>
                <w:szCs w:val="19"/>
              </w:rPr>
              <w:t>jerforeningen skal foretage opsparing til bestemte formål, herunder vedligeholdelses- eller forbedringsarbejder. Opsparingen skal være anbragt i et pengeinstitut.</w:t>
            </w:r>
          </w:p>
        </w:tc>
      </w:tr>
      <w:tr w:rsidR="00A61305" w:rsidRPr="00C467BE" w14:paraId="3C8639D4" w14:textId="77777777" w:rsidTr="00785A0A">
        <w:tc>
          <w:tcPr>
            <w:tcW w:w="1418" w:type="dxa"/>
          </w:tcPr>
          <w:p w14:paraId="30A5797B" w14:textId="7163AACD" w:rsidR="00A61305" w:rsidRPr="009B786D" w:rsidRDefault="00A61305" w:rsidP="00A61305">
            <w:pPr>
              <w:spacing w:after="160" w:line="360" w:lineRule="auto"/>
              <w:jc w:val="left"/>
              <w:rPr>
                <w:szCs w:val="19"/>
                <w:highlight w:val="green"/>
              </w:rPr>
            </w:pPr>
            <w:r w:rsidRPr="00D36BCE">
              <w:rPr>
                <w:szCs w:val="19"/>
              </w:rPr>
              <w:t>§ 25, stk. 2A.</w:t>
            </w:r>
          </w:p>
        </w:tc>
        <w:tc>
          <w:tcPr>
            <w:tcW w:w="7904" w:type="dxa"/>
          </w:tcPr>
          <w:p w14:paraId="57323774" w14:textId="522142AA" w:rsidR="00A61305" w:rsidRPr="0094332D" w:rsidRDefault="00A61305" w:rsidP="00A61305">
            <w:pPr>
              <w:spacing w:after="160" w:line="360" w:lineRule="auto"/>
              <w:rPr>
                <w:szCs w:val="19"/>
              </w:rPr>
            </w:pPr>
            <w:r w:rsidRPr="00007DF6">
              <w:rPr>
                <w:szCs w:val="19"/>
              </w:rPr>
              <w:t xml:space="preserve">Det kan på generalforsamlingen vedtages, at </w:t>
            </w:r>
            <w:r>
              <w:rPr>
                <w:szCs w:val="19"/>
              </w:rPr>
              <w:t>E</w:t>
            </w:r>
            <w:r w:rsidRPr="00007DF6">
              <w:rPr>
                <w:szCs w:val="19"/>
              </w:rPr>
              <w:t>jerforeningen</w:t>
            </w:r>
            <w:r>
              <w:rPr>
                <w:szCs w:val="19"/>
              </w:rPr>
              <w:t xml:space="preserve"> </w:t>
            </w:r>
            <w:r w:rsidRPr="00007DF6">
              <w:rPr>
                <w:szCs w:val="19"/>
              </w:rPr>
              <w:t>kan optage lån.</w:t>
            </w:r>
          </w:p>
        </w:tc>
      </w:tr>
      <w:tr w:rsidR="00A61305" w:rsidRPr="00C467BE" w14:paraId="410C04BF" w14:textId="77777777" w:rsidTr="00785A0A">
        <w:tc>
          <w:tcPr>
            <w:tcW w:w="1418" w:type="dxa"/>
          </w:tcPr>
          <w:p w14:paraId="6F423A27" w14:textId="7C5B0A26" w:rsidR="00A61305" w:rsidRPr="0094332D" w:rsidRDefault="00A61305" w:rsidP="00A61305">
            <w:pPr>
              <w:spacing w:after="160" w:line="360" w:lineRule="auto"/>
              <w:jc w:val="left"/>
              <w:rPr>
                <w:szCs w:val="19"/>
              </w:rPr>
            </w:pPr>
            <w:r w:rsidRPr="0094332D">
              <w:rPr>
                <w:szCs w:val="19"/>
              </w:rPr>
              <w:t xml:space="preserve">§ 25, stk. </w:t>
            </w:r>
            <w:r>
              <w:rPr>
                <w:szCs w:val="19"/>
              </w:rPr>
              <w:t>3.</w:t>
            </w:r>
          </w:p>
        </w:tc>
        <w:tc>
          <w:tcPr>
            <w:tcW w:w="7904" w:type="dxa"/>
          </w:tcPr>
          <w:p w14:paraId="5ABDDE75" w14:textId="3FBC5F49" w:rsidR="00A61305" w:rsidRPr="0094332D" w:rsidRDefault="00A61305" w:rsidP="00A61305">
            <w:pPr>
              <w:spacing w:after="160" w:line="360" w:lineRule="auto"/>
              <w:rPr>
                <w:szCs w:val="19"/>
              </w:rPr>
            </w:pPr>
            <w:r w:rsidRPr="0094332D">
              <w:rPr>
                <w:szCs w:val="19"/>
              </w:rPr>
              <w:t>Beslutning om anvendelse af de opsparede midler træffes på generalforsamlingen.</w:t>
            </w:r>
          </w:p>
        </w:tc>
      </w:tr>
      <w:tr w:rsidR="00A61305" w:rsidRPr="00C467BE" w14:paraId="38716679" w14:textId="77777777" w:rsidTr="00785A0A">
        <w:tc>
          <w:tcPr>
            <w:tcW w:w="1418" w:type="dxa"/>
          </w:tcPr>
          <w:p w14:paraId="7770933A" w14:textId="4BA152BC" w:rsidR="00A61305" w:rsidRPr="0094332D" w:rsidRDefault="00A61305" w:rsidP="00A61305">
            <w:pPr>
              <w:spacing w:after="160" w:line="360" w:lineRule="auto"/>
              <w:jc w:val="left"/>
              <w:rPr>
                <w:szCs w:val="19"/>
              </w:rPr>
            </w:pPr>
            <w:r w:rsidRPr="0094332D">
              <w:rPr>
                <w:szCs w:val="19"/>
              </w:rPr>
              <w:t xml:space="preserve">§ 25, stk. </w:t>
            </w:r>
            <w:r>
              <w:rPr>
                <w:szCs w:val="19"/>
              </w:rPr>
              <w:t>4.</w:t>
            </w:r>
          </w:p>
        </w:tc>
        <w:tc>
          <w:tcPr>
            <w:tcW w:w="7904" w:type="dxa"/>
          </w:tcPr>
          <w:p w14:paraId="34CD0624" w14:textId="79B5A40F" w:rsidR="00A61305" w:rsidRPr="0094332D" w:rsidRDefault="00A61305" w:rsidP="00A61305">
            <w:pPr>
              <w:spacing w:after="160" w:line="360" w:lineRule="auto"/>
              <w:rPr>
                <w:szCs w:val="19"/>
              </w:rPr>
            </w:pPr>
            <w:r w:rsidRPr="00892D57">
              <w:rPr>
                <w:szCs w:val="19"/>
              </w:rPr>
              <w:t xml:space="preserve">Den enkelte ejer kan ikke kræve udbetaling af sin andel af </w:t>
            </w:r>
            <w:r w:rsidR="00D36BCE">
              <w:rPr>
                <w:szCs w:val="19"/>
              </w:rPr>
              <w:t>E</w:t>
            </w:r>
            <w:r w:rsidRPr="00892D57">
              <w:rPr>
                <w:szCs w:val="19"/>
              </w:rPr>
              <w:t>jerforeningens formue ved salg af sin ejerlejlighed.</w:t>
            </w:r>
          </w:p>
        </w:tc>
      </w:tr>
      <w:tr w:rsidR="00A61305" w:rsidRPr="00C467BE" w14:paraId="331B7869" w14:textId="77777777" w:rsidTr="00785A0A">
        <w:tc>
          <w:tcPr>
            <w:tcW w:w="1418" w:type="dxa"/>
          </w:tcPr>
          <w:p w14:paraId="0E74B8E2" w14:textId="2B6046D4" w:rsidR="00A61305" w:rsidRPr="0094332D" w:rsidRDefault="00A61305" w:rsidP="00A61305">
            <w:pPr>
              <w:spacing w:after="160" w:line="360" w:lineRule="auto"/>
              <w:jc w:val="left"/>
              <w:rPr>
                <w:szCs w:val="19"/>
              </w:rPr>
            </w:pPr>
            <w:r w:rsidRPr="0094332D">
              <w:rPr>
                <w:b/>
                <w:bCs/>
                <w:szCs w:val="19"/>
              </w:rPr>
              <w:t>§ 26</w:t>
            </w:r>
          </w:p>
        </w:tc>
        <w:tc>
          <w:tcPr>
            <w:tcW w:w="7904" w:type="dxa"/>
          </w:tcPr>
          <w:p w14:paraId="2EE5708C" w14:textId="2789EDD6" w:rsidR="00A61305" w:rsidRPr="00892D57" w:rsidRDefault="00A61305" w:rsidP="00A61305">
            <w:pPr>
              <w:spacing w:after="160" w:line="360" w:lineRule="auto"/>
              <w:rPr>
                <w:szCs w:val="19"/>
              </w:rPr>
            </w:pPr>
            <w:r w:rsidRPr="0094332D">
              <w:rPr>
                <w:b/>
                <w:bCs/>
                <w:szCs w:val="19"/>
              </w:rPr>
              <w:t>Ejerforeningens vedligeholdelsespligt</w:t>
            </w:r>
          </w:p>
        </w:tc>
      </w:tr>
      <w:tr w:rsidR="00A61305" w:rsidRPr="00C467BE" w14:paraId="0A5AE687" w14:textId="77777777" w:rsidTr="00785A0A">
        <w:tc>
          <w:tcPr>
            <w:tcW w:w="1418" w:type="dxa"/>
          </w:tcPr>
          <w:p w14:paraId="7D01E001" w14:textId="21EE0C22" w:rsidR="00A61305" w:rsidRPr="00AA0387" w:rsidRDefault="00A61305" w:rsidP="00A61305">
            <w:pPr>
              <w:spacing w:after="160" w:line="360" w:lineRule="auto"/>
              <w:jc w:val="left"/>
              <w:rPr>
                <w:szCs w:val="19"/>
              </w:rPr>
            </w:pPr>
            <w:r w:rsidRPr="00AA0387">
              <w:rPr>
                <w:szCs w:val="19"/>
              </w:rPr>
              <w:t>§ 26, stk. 1</w:t>
            </w:r>
            <w:r>
              <w:rPr>
                <w:szCs w:val="19"/>
              </w:rPr>
              <w:t>.</w:t>
            </w:r>
          </w:p>
        </w:tc>
        <w:tc>
          <w:tcPr>
            <w:tcW w:w="7904" w:type="dxa"/>
          </w:tcPr>
          <w:p w14:paraId="266F995F" w14:textId="34F7DCF3" w:rsidR="00A61305" w:rsidRPr="008945CA" w:rsidRDefault="00A61305" w:rsidP="00A61305">
            <w:pPr>
              <w:spacing w:after="160" w:line="360" w:lineRule="auto"/>
              <w:rPr>
                <w:szCs w:val="19"/>
              </w:rPr>
            </w:pPr>
            <w:r w:rsidRPr="008945CA">
              <w:rPr>
                <w:szCs w:val="19"/>
              </w:rPr>
              <w:t>Ejerforeningen foretager forsvarlig fornyelse og vedligeholdelse af fællesarealer, fællesbestanddele og tilbehør, fornyelse og udvendig vedligeholdelse af fundamenter, fugtmembraner, klimaskærm, herunder tag, solcelleanlæg, facade, gående døre mod fællesarealer (bortset fra gående vinduer og døre, der alene kan tilgås indvendigt fra den enkelte ejerlejlighed eller et areal med eksklusiv brugsret, jf. § 27 stk. 1), udvendige ruder og udvendig side af vinduer samt fornyelse og vedligeholdelse af opgange, glasværn, altaner, beplantede arealer, jf. dog § 27, elevatorer, fælles forsyningsledninger og fællesinstallationer,</w:t>
            </w:r>
            <w:r w:rsidRPr="008945CA">
              <w:t xml:space="preserve"> </w:t>
            </w:r>
            <w:r w:rsidRPr="008945CA">
              <w:rPr>
                <w:szCs w:val="19"/>
              </w:rPr>
              <w:t>herunder fælles affaldshåndteringsanlæg og skure.</w:t>
            </w:r>
          </w:p>
          <w:p w14:paraId="4BFB7F99" w14:textId="26D8486C" w:rsidR="00A61305" w:rsidRPr="0094332D" w:rsidRDefault="00A61305" w:rsidP="00A61305">
            <w:pPr>
              <w:spacing w:after="160" w:line="360" w:lineRule="auto"/>
              <w:rPr>
                <w:b/>
                <w:bCs/>
                <w:szCs w:val="19"/>
              </w:rPr>
            </w:pPr>
            <w:r w:rsidRPr="008945CA">
              <w:rPr>
                <w:szCs w:val="19"/>
              </w:rPr>
              <w:t>Ejerforeningen sørger endvidere for snerydning og glatførebekæmpelse af udvendige fællesarealer.</w:t>
            </w:r>
          </w:p>
        </w:tc>
      </w:tr>
      <w:tr w:rsidR="00A61305" w:rsidRPr="00C467BE" w14:paraId="411D87E7" w14:textId="77777777" w:rsidTr="00785A0A">
        <w:tc>
          <w:tcPr>
            <w:tcW w:w="1418" w:type="dxa"/>
          </w:tcPr>
          <w:p w14:paraId="2A2D1969" w14:textId="499BD0CE" w:rsidR="00A61305" w:rsidRPr="004D221D" w:rsidRDefault="00A61305" w:rsidP="00A61305">
            <w:pPr>
              <w:spacing w:after="160" w:line="360" w:lineRule="auto"/>
              <w:jc w:val="left"/>
              <w:rPr>
                <w:szCs w:val="19"/>
                <w:highlight w:val="green"/>
              </w:rPr>
            </w:pPr>
            <w:r w:rsidRPr="00F526AE">
              <w:rPr>
                <w:szCs w:val="19"/>
              </w:rPr>
              <w:t>§ 26, stk. 1A.</w:t>
            </w:r>
          </w:p>
        </w:tc>
        <w:tc>
          <w:tcPr>
            <w:tcW w:w="7904" w:type="dxa"/>
          </w:tcPr>
          <w:p w14:paraId="62EEEF5D" w14:textId="77777777" w:rsidR="00A61305" w:rsidRPr="00C37D3A" w:rsidRDefault="00A61305" w:rsidP="00A61305">
            <w:pPr>
              <w:spacing w:after="160" w:line="360" w:lineRule="auto"/>
              <w:rPr>
                <w:szCs w:val="19"/>
              </w:rPr>
            </w:pPr>
            <w:r w:rsidRPr="00C37D3A">
              <w:rPr>
                <w:szCs w:val="19"/>
              </w:rPr>
              <w:t>Ejerforeningen foretager forsvarlig renholdelse af fællesarealer, fælles forsyningsledninger og fællesinstallationer. Ejerforeningen foretager ikke renholdelse af døre og vinduer eller arealer med eksklusiv brugsret (herunder franske altaner) eller altaner, jf. § 27, stk. 1.</w:t>
            </w:r>
          </w:p>
          <w:p w14:paraId="1F34A152" w14:textId="53C80C07" w:rsidR="00A61305" w:rsidRPr="004D221D" w:rsidRDefault="00A61305" w:rsidP="00A61305">
            <w:pPr>
              <w:spacing w:after="160" w:line="360" w:lineRule="auto"/>
              <w:rPr>
                <w:szCs w:val="19"/>
                <w:highlight w:val="green"/>
              </w:rPr>
            </w:pPr>
            <w:r w:rsidRPr="00C37D3A">
              <w:rPr>
                <w:szCs w:val="19"/>
              </w:rPr>
              <w:t xml:space="preserve">Affaldsbortskaffelse forestås af Ejerforeningen, og udgifterne hertil betales som bidrag til Ejerforeningen. </w:t>
            </w:r>
          </w:p>
        </w:tc>
      </w:tr>
      <w:tr w:rsidR="00A61305" w:rsidRPr="00C467BE" w14:paraId="1EA01AC9" w14:textId="77777777" w:rsidTr="00785A0A">
        <w:tc>
          <w:tcPr>
            <w:tcW w:w="1418" w:type="dxa"/>
          </w:tcPr>
          <w:p w14:paraId="3A5E4048" w14:textId="79A641A1" w:rsidR="00A61305" w:rsidRPr="00574137" w:rsidRDefault="00A61305" w:rsidP="00A61305">
            <w:pPr>
              <w:spacing w:after="160" w:line="360" w:lineRule="auto"/>
              <w:jc w:val="left"/>
              <w:rPr>
                <w:szCs w:val="19"/>
                <w:highlight w:val="green"/>
              </w:rPr>
            </w:pPr>
            <w:r w:rsidRPr="007824AE">
              <w:rPr>
                <w:szCs w:val="19"/>
              </w:rPr>
              <w:t>§ 26, stk. 1B.</w:t>
            </w:r>
          </w:p>
        </w:tc>
        <w:tc>
          <w:tcPr>
            <w:tcW w:w="7904" w:type="dxa"/>
          </w:tcPr>
          <w:p w14:paraId="4CD4E69E" w14:textId="1EC7057A" w:rsidR="00A61305" w:rsidRPr="00574137" w:rsidRDefault="00A61305" w:rsidP="00A61305">
            <w:pPr>
              <w:spacing w:after="160" w:line="360" w:lineRule="auto"/>
              <w:rPr>
                <w:szCs w:val="19"/>
                <w:highlight w:val="green"/>
              </w:rPr>
            </w:pPr>
            <w:r w:rsidRPr="00AE1C04">
              <w:rPr>
                <w:szCs w:val="19"/>
              </w:rPr>
              <w:t>Ejerforeningen planlægger og foretager fornyelse og udskiftning af vinduer og døre (herunder udskiftning af</w:t>
            </w:r>
            <w:r w:rsidRPr="00AE1C04">
              <w:t xml:space="preserve"> </w:t>
            </w:r>
            <w:r w:rsidRPr="00AE1C04">
              <w:rPr>
                <w:szCs w:val="19"/>
              </w:rPr>
              <w:t>gående døre og vinduer, jf. § 27, stk. 1, der alene kan tilgås indvendigt fra den enkelte ejerlejlighed eller et areal med eksklusiv brugsret) i ejendommens facade, herunder i forbindelse med generel facaderenovering, og medlemmerne er forpligtet til at betale for ejerlejlighedens andel efter fordelingstal af udgifterne til fornyelsen samt respektere og følge Ejerforeningens beslutning om gennemførelse af fornyelse og udskiftning.</w:t>
            </w:r>
          </w:p>
        </w:tc>
      </w:tr>
      <w:tr w:rsidR="00A61305" w:rsidRPr="00C467BE" w14:paraId="779C99A6" w14:textId="77777777" w:rsidTr="00785A0A">
        <w:tc>
          <w:tcPr>
            <w:tcW w:w="1418" w:type="dxa"/>
          </w:tcPr>
          <w:p w14:paraId="3B8BA71E" w14:textId="7A30B2AC" w:rsidR="00A61305" w:rsidRPr="00A12774" w:rsidRDefault="00A61305" w:rsidP="00A61305">
            <w:pPr>
              <w:spacing w:after="160" w:line="360" w:lineRule="auto"/>
              <w:jc w:val="left"/>
              <w:rPr>
                <w:szCs w:val="19"/>
                <w:highlight w:val="green"/>
              </w:rPr>
            </w:pPr>
            <w:r w:rsidRPr="007824AE">
              <w:rPr>
                <w:szCs w:val="19"/>
              </w:rPr>
              <w:t>§ 26, stk. 1C.</w:t>
            </w:r>
          </w:p>
        </w:tc>
        <w:tc>
          <w:tcPr>
            <w:tcW w:w="7904" w:type="dxa"/>
          </w:tcPr>
          <w:p w14:paraId="05CDB130" w14:textId="5BEB03E4" w:rsidR="00A61305" w:rsidRPr="00AE1C04" w:rsidRDefault="00A61305" w:rsidP="00A61305">
            <w:pPr>
              <w:spacing w:after="160" w:line="360" w:lineRule="auto"/>
              <w:rPr>
                <w:szCs w:val="19"/>
              </w:rPr>
            </w:pPr>
            <w:r w:rsidRPr="00AE1C04">
              <w:rPr>
                <w:szCs w:val="19"/>
              </w:rPr>
              <w:t xml:space="preserve">Såfremt der oprettes en grundejerforening, jf. Lokalplanens § 12, overlades Ejerforeningens forpligtelse til fornyelse og vedligeholdelse af fællesarealer, fællesbestanddele og tilbehør, </w:t>
            </w:r>
            <w:bookmarkStart w:id="7" w:name="_Hlk102988467"/>
            <w:r w:rsidRPr="00AE1C04">
              <w:rPr>
                <w:szCs w:val="19"/>
              </w:rPr>
              <w:t>fælles forsyningsledninger og fællesinstallationer,</w:t>
            </w:r>
            <w:r w:rsidRPr="00AE1C04">
              <w:t xml:space="preserve"> </w:t>
            </w:r>
            <w:r w:rsidRPr="00AE1C04">
              <w:rPr>
                <w:szCs w:val="19"/>
              </w:rPr>
              <w:t xml:space="preserve">herunder </w:t>
            </w:r>
            <w:bookmarkEnd w:id="7"/>
            <w:r w:rsidRPr="00AE1C04">
              <w:rPr>
                <w:szCs w:val="19"/>
              </w:rPr>
              <w:t xml:space="preserve">fælles affaldshåndteringsanlæg og skure, opholdsarealer, beplantninger, veje, og m.v. til </w:t>
            </w:r>
            <w:r w:rsidR="00297343">
              <w:rPr>
                <w:szCs w:val="19"/>
              </w:rPr>
              <w:t>g</w:t>
            </w:r>
            <w:r w:rsidRPr="00AE1C04">
              <w:rPr>
                <w:szCs w:val="19"/>
              </w:rPr>
              <w:t xml:space="preserve">rundejerforeningen i det omfang opgaven i henhold til vedtægterne for </w:t>
            </w:r>
            <w:r w:rsidR="00297343">
              <w:rPr>
                <w:szCs w:val="19"/>
              </w:rPr>
              <w:t>g</w:t>
            </w:r>
            <w:r w:rsidRPr="00AE1C04">
              <w:rPr>
                <w:szCs w:val="19"/>
              </w:rPr>
              <w:t>rundejerforeningen er tillagt denne.</w:t>
            </w:r>
          </w:p>
          <w:p w14:paraId="3F1344B8" w14:textId="606C96D5" w:rsidR="00A61305" w:rsidRPr="00AE1C04" w:rsidRDefault="00A61305" w:rsidP="00A61305">
            <w:pPr>
              <w:spacing w:after="160" w:line="360" w:lineRule="auto"/>
              <w:rPr>
                <w:strike/>
                <w:szCs w:val="19"/>
              </w:rPr>
            </w:pPr>
            <w:r w:rsidRPr="00AE1C04">
              <w:rPr>
                <w:szCs w:val="19"/>
              </w:rPr>
              <w:t xml:space="preserve">Retten til at overdrage forpligtelserne til </w:t>
            </w:r>
            <w:r w:rsidR="00297343">
              <w:rPr>
                <w:szCs w:val="19"/>
              </w:rPr>
              <w:t>g</w:t>
            </w:r>
            <w:r w:rsidRPr="00AE1C04">
              <w:rPr>
                <w:szCs w:val="19"/>
              </w:rPr>
              <w:t>rundejerforeningen omfatter snerydning og glatførebekæmpelse af udvendige fællesarealer.</w:t>
            </w:r>
          </w:p>
          <w:p w14:paraId="779704B5" w14:textId="3F5F85A7" w:rsidR="00A61305" w:rsidRPr="00A12774" w:rsidRDefault="00A61305" w:rsidP="00A61305">
            <w:pPr>
              <w:spacing w:after="160" w:line="360" w:lineRule="auto"/>
              <w:rPr>
                <w:szCs w:val="19"/>
                <w:highlight w:val="green"/>
              </w:rPr>
            </w:pPr>
            <w:r w:rsidRPr="00AE1C04">
              <w:rPr>
                <w:szCs w:val="19"/>
              </w:rPr>
              <w:t xml:space="preserve">Vedtægterne for </w:t>
            </w:r>
            <w:r w:rsidR="00297343">
              <w:rPr>
                <w:szCs w:val="19"/>
              </w:rPr>
              <w:t>g</w:t>
            </w:r>
            <w:r w:rsidRPr="00AE1C04">
              <w:rPr>
                <w:szCs w:val="19"/>
              </w:rPr>
              <w:t xml:space="preserve">rundejerforeningen tinglyses i givet fald på </w:t>
            </w:r>
            <w:r w:rsidR="00D36BCE">
              <w:rPr>
                <w:szCs w:val="19"/>
              </w:rPr>
              <w:t>e</w:t>
            </w:r>
            <w:r w:rsidRPr="00AE1C04">
              <w:rPr>
                <w:szCs w:val="19"/>
              </w:rPr>
              <w:t xml:space="preserve">jerlejlighederne og de øvrige medlemmer af </w:t>
            </w:r>
            <w:r w:rsidR="00D36BCE">
              <w:rPr>
                <w:szCs w:val="19"/>
              </w:rPr>
              <w:t>g</w:t>
            </w:r>
            <w:r w:rsidRPr="00AE1C04">
              <w:rPr>
                <w:szCs w:val="19"/>
              </w:rPr>
              <w:t>runderejerforeningens ejendomme.</w:t>
            </w:r>
          </w:p>
        </w:tc>
      </w:tr>
      <w:tr w:rsidR="00A61305" w:rsidRPr="00C467BE" w14:paraId="4D444877" w14:textId="77777777" w:rsidTr="00785A0A">
        <w:tc>
          <w:tcPr>
            <w:tcW w:w="1418" w:type="dxa"/>
          </w:tcPr>
          <w:p w14:paraId="39B0D5BB" w14:textId="394373FC" w:rsidR="00A61305" w:rsidRPr="004D221D" w:rsidRDefault="00A61305" w:rsidP="00A61305">
            <w:pPr>
              <w:spacing w:after="160" w:line="360" w:lineRule="auto"/>
              <w:jc w:val="left"/>
              <w:rPr>
                <w:szCs w:val="19"/>
                <w:highlight w:val="green"/>
              </w:rPr>
            </w:pPr>
            <w:r w:rsidRPr="0094332D">
              <w:rPr>
                <w:szCs w:val="19"/>
              </w:rPr>
              <w:t xml:space="preserve">§ 26, stk. </w:t>
            </w:r>
            <w:r>
              <w:rPr>
                <w:szCs w:val="19"/>
              </w:rPr>
              <w:t>2.</w:t>
            </w:r>
          </w:p>
        </w:tc>
        <w:tc>
          <w:tcPr>
            <w:tcW w:w="7904" w:type="dxa"/>
          </w:tcPr>
          <w:p w14:paraId="50043A7A" w14:textId="14583F08" w:rsidR="00A61305" w:rsidRPr="004D221D" w:rsidRDefault="00A61305" w:rsidP="00A61305">
            <w:pPr>
              <w:spacing w:after="160" w:line="360" w:lineRule="auto"/>
              <w:rPr>
                <w:szCs w:val="19"/>
                <w:highlight w:val="green"/>
              </w:rPr>
            </w:pPr>
            <w:r w:rsidRPr="0094332D">
              <w:rPr>
                <w:szCs w:val="19"/>
              </w:rPr>
              <w:t xml:space="preserve">Ejerforeningen skal udbedre skader i ejerlejlighederne, der skyldes forhold omfattet af </w:t>
            </w:r>
            <w:r w:rsidR="00D36BCE">
              <w:rPr>
                <w:szCs w:val="19"/>
              </w:rPr>
              <w:t>E</w:t>
            </w:r>
            <w:r w:rsidRPr="0094332D">
              <w:rPr>
                <w:szCs w:val="19"/>
              </w:rPr>
              <w:t xml:space="preserve">jerforeningens vedligeholdelses- og fornyelsespligt. Når </w:t>
            </w:r>
            <w:r w:rsidR="00D36BCE">
              <w:rPr>
                <w:szCs w:val="19"/>
              </w:rPr>
              <w:t>E</w:t>
            </w:r>
            <w:r w:rsidRPr="0094332D">
              <w:rPr>
                <w:szCs w:val="19"/>
              </w:rPr>
              <w:t>jerforeningen foretager reparationer, skal der hurtigst muligt ske retablering i sædvanligt og rimeligt omfang og med mindst mulig gene for ejerne.</w:t>
            </w:r>
          </w:p>
        </w:tc>
      </w:tr>
      <w:tr w:rsidR="00A61305" w:rsidRPr="00C467BE" w14:paraId="09CB9A81" w14:textId="77777777" w:rsidTr="00785A0A">
        <w:tc>
          <w:tcPr>
            <w:tcW w:w="1418" w:type="dxa"/>
          </w:tcPr>
          <w:p w14:paraId="7E312441" w14:textId="41531AE5" w:rsidR="00A61305" w:rsidRPr="0094332D" w:rsidRDefault="00A61305" w:rsidP="00A61305">
            <w:pPr>
              <w:spacing w:after="160" w:line="360" w:lineRule="auto"/>
              <w:jc w:val="left"/>
              <w:rPr>
                <w:szCs w:val="19"/>
              </w:rPr>
            </w:pPr>
            <w:r w:rsidRPr="0094332D">
              <w:rPr>
                <w:szCs w:val="19"/>
              </w:rPr>
              <w:t xml:space="preserve">§ 26, stk. </w:t>
            </w:r>
            <w:r>
              <w:rPr>
                <w:szCs w:val="19"/>
              </w:rPr>
              <w:t>3.</w:t>
            </w:r>
          </w:p>
        </w:tc>
        <w:tc>
          <w:tcPr>
            <w:tcW w:w="7904" w:type="dxa"/>
          </w:tcPr>
          <w:p w14:paraId="3E48CC1F" w14:textId="70982114" w:rsidR="00A61305" w:rsidRPr="0094332D" w:rsidRDefault="00A61305" w:rsidP="00A61305">
            <w:pPr>
              <w:spacing w:after="160" w:line="360" w:lineRule="auto"/>
              <w:rPr>
                <w:szCs w:val="19"/>
              </w:rPr>
            </w:pPr>
            <w:r w:rsidRPr="0094332D">
              <w:rPr>
                <w:szCs w:val="19"/>
              </w:rPr>
              <w:t xml:space="preserve">Udfører en </w:t>
            </w:r>
            <w:r w:rsidR="0075502A">
              <w:rPr>
                <w:szCs w:val="19"/>
              </w:rPr>
              <w:t>E</w:t>
            </w:r>
            <w:r w:rsidRPr="0094332D">
              <w:rPr>
                <w:szCs w:val="19"/>
              </w:rPr>
              <w:t xml:space="preserve">jerforening ikke efter påkrav uopsættelige arbejder, kan enhver ejer for </w:t>
            </w:r>
            <w:r w:rsidR="0075502A">
              <w:rPr>
                <w:szCs w:val="19"/>
              </w:rPr>
              <w:t>E</w:t>
            </w:r>
            <w:r w:rsidRPr="0094332D">
              <w:rPr>
                <w:szCs w:val="19"/>
              </w:rPr>
              <w:t>jerforeningens regning lade sådanne arbejder udføre i det omfang, det er nødvendigt for at afværge truende skade.</w:t>
            </w:r>
          </w:p>
        </w:tc>
      </w:tr>
      <w:tr w:rsidR="00A61305" w:rsidRPr="00C467BE" w14:paraId="7B8AC585" w14:textId="77777777" w:rsidTr="00785A0A">
        <w:tc>
          <w:tcPr>
            <w:tcW w:w="1418" w:type="dxa"/>
          </w:tcPr>
          <w:p w14:paraId="01D24101" w14:textId="5F7967A0" w:rsidR="00A61305" w:rsidRPr="0094332D" w:rsidRDefault="00A61305" w:rsidP="00A61305">
            <w:pPr>
              <w:spacing w:after="160" w:line="360" w:lineRule="auto"/>
              <w:jc w:val="left"/>
              <w:rPr>
                <w:szCs w:val="19"/>
              </w:rPr>
            </w:pPr>
            <w:r w:rsidRPr="0094332D">
              <w:rPr>
                <w:b/>
                <w:bCs/>
                <w:szCs w:val="19"/>
              </w:rPr>
              <w:t>§ 27</w:t>
            </w:r>
          </w:p>
        </w:tc>
        <w:tc>
          <w:tcPr>
            <w:tcW w:w="7904" w:type="dxa"/>
          </w:tcPr>
          <w:p w14:paraId="7A14659A" w14:textId="4F894256" w:rsidR="00A61305" w:rsidRPr="0094332D" w:rsidRDefault="00A61305" w:rsidP="00A61305">
            <w:pPr>
              <w:spacing w:after="160" w:line="360" w:lineRule="auto"/>
              <w:rPr>
                <w:szCs w:val="19"/>
              </w:rPr>
            </w:pPr>
            <w:r w:rsidRPr="0094332D">
              <w:rPr>
                <w:b/>
                <w:bCs/>
                <w:szCs w:val="19"/>
              </w:rPr>
              <w:t>Ejerens vedligeholdelsespligt</w:t>
            </w:r>
          </w:p>
        </w:tc>
      </w:tr>
      <w:tr w:rsidR="00A61305" w:rsidRPr="00C467BE" w14:paraId="06846677" w14:textId="77777777" w:rsidTr="00785A0A">
        <w:tc>
          <w:tcPr>
            <w:tcW w:w="1418" w:type="dxa"/>
          </w:tcPr>
          <w:p w14:paraId="2B0B878D" w14:textId="7FA0B57F" w:rsidR="00A61305" w:rsidRPr="0094332D" w:rsidRDefault="00A61305" w:rsidP="00A61305">
            <w:pPr>
              <w:spacing w:after="160" w:line="360" w:lineRule="auto"/>
              <w:jc w:val="left"/>
              <w:rPr>
                <w:b/>
                <w:bCs/>
                <w:szCs w:val="19"/>
              </w:rPr>
            </w:pPr>
            <w:r w:rsidRPr="0094332D">
              <w:rPr>
                <w:szCs w:val="19"/>
              </w:rPr>
              <w:t>§ 27, stk. 1.</w:t>
            </w:r>
          </w:p>
        </w:tc>
        <w:tc>
          <w:tcPr>
            <w:tcW w:w="7904" w:type="dxa"/>
          </w:tcPr>
          <w:p w14:paraId="535FC2F8" w14:textId="77777777" w:rsidR="00A61305" w:rsidRPr="008945CA" w:rsidRDefault="00A61305" w:rsidP="00A61305">
            <w:pPr>
              <w:spacing w:after="160" w:line="360" w:lineRule="auto"/>
              <w:rPr>
                <w:szCs w:val="19"/>
              </w:rPr>
            </w:pPr>
            <w:r w:rsidRPr="008945CA">
              <w:rPr>
                <w:szCs w:val="19"/>
              </w:rPr>
              <w:t xml:space="preserve">Indvendig vedligeholdelse, renholdelse og fornyelse af ejerlejlighederne og de til ejerlejlighederne tilhørende depotrum påhviler de enkelte ejere. </w:t>
            </w:r>
          </w:p>
          <w:p w14:paraId="1BC78B6C" w14:textId="70B54462" w:rsidR="00A61305" w:rsidRPr="008945CA" w:rsidRDefault="00A61305" w:rsidP="00A61305">
            <w:pPr>
              <w:spacing w:after="160" w:line="360" w:lineRule="auto"/>
              <w:rPr>
                <w:szCs w:val="19"/>
              </w:rPr>
            </w:pPr>
            <w:r w:rsidRPr="008945CA">
              <w:rPr>
                <w:szCs w:val="19"/>
              </w:rPr>
              <w:t xml:space="preserve">Indvendig vedligeholdelse omfatter ikke alene hvidtning, maling og tapetsering, men også vedligeholdelse og fornyelse af gulve, evt. træværk, vægge og lofter, murværk/beton og puds, gående døre og vinduer, der alene kan tilgås indvendigt fra den enkelte ejerlejlighed eller et areal med eksklusiv brugsret </w:t>
            </w:r>
            <w:del w:id="8" w:author="Anders Blom-Hansen - DAHL" w:date="2022-09-29T15:49:00Z">
              <w:r w:rsidRPr="008945CA" w:rsidDel="00253BF5">
                <w:rPr>
                  <w:szCs w:val="19"/>
                </w:rPr>
                <w:delText xml:space="preserve">herunder franske altaner </w:delText>
              </w:r>
            </w:del>
            <w:r w:rsidRPr="008945CA">
              <w:rPr>
                <w:szCs w:val="19"/>
              </w:rPr>
              <w:t>(idet disse fornys i medfør af § 26, stk. 1B</w:t>
            </w:r>
            <w:r w:rsidRPr="008945CA">
              <w:rPr>
                <w:rStyle w:val="Kommentarhenvisning"/>
              </w:rPr>
              <w:t>)</w:t>
            </w:r>
            <w:r w:rsidRPr="008945CA">
              <w:rPr>
                <w:szCs w:val="19"/>
              </w:rPr>
              <w:t xml:space="preserve">, samt den indvendige side af øvrige døre og vinduer, såvel som al ejerlejlighedens og depotrummets udstyr, herunder elektriske installationer, vandhaner, gulvvarme med tilhørende ventiler og sanitetsinstallationer samt tilgangs- og afløbsrør ud til fællesstammerne. </w:t>
            </w:r>
          </w:p>
          <w:p w14:paraId="513C7437" w14:textId="77777777" w:rsidR="00A61305" w:rsidRPr="008945CA" w:rsidRDefault="00A61305" w:rsidP="00A61305">
            <w:pPr>
              <w:spacing w:after="160" w:line="360" w:lineRule="auto"/>
              <w:rPr>
                <w:szCs w:val="19"/>
              </w:rPr>
            </w:pPr>
            <w:r w:rsidRPr="008945CA">
              <w:rPr>
                <w:szCs w:val="19"/>
              </w:rPr>
              <w:t>De enkelte ejere er endvidere ansvarlige for vedligeholdelse af hængsler, beslag og greb på døre og vinduer, renholdelse, vedligeholdelse og fornøden fornyelse af den på altaner værende belægning, herunder eventuel træbelægning. Sådan fornyelse kræver bestyrelsens forudgående skriftlige samtykke, og den nye belægning skal i videst muligt omfang svare til den tidligere belægnings materiale og udformning.</w:t>
            </w:r>
          </w:p>
          <w:p w14:paraId="745BF2F4" w14:textId="174354D9" w:rsidR="00A61305" w:rsidRPr="0094332D" w:rsidRDefault="00A61305" w:rsidP="00A61305">
            <w:pPr>
              <w:spacing w:after="160" w:line="360" w:lineRule="auto"/>
              <w:rPr>
                <w:b/>
                <w:bCs/>
                <w:szCs w:val="19"/>
              </w:rPr>
            </w:pPr>
            <w:r w:rsidRPr="008945CA">
              <w:rPr>
                <w:szCs w:val="19"/>
              </w:rPr>
              <w:t>Ejerforeningen foretager al anden vedligeholdelse og fornyelse af altaner.</w:t>
            </w:r>
          </w:p>
        </w:tc>
      </w:tr>
      <w:tr w:rsidR="00A61305" w:rsidRPr="00C467BE" w14:paraId="4E95A909" w14:textId="77777777" w:rsidTr="00785A0A">
        <w:tc>
          <w:tcPr>
            <w:tcW w:w="1418" w:type="dxa"/>
          </w:tcPr>
          <w:p w14:paraId="7F9EC9B4" w14:textId="375CBC97" w:rsidR="00A61305" w:rsidRPr="0094332D" w:rsidRDefault="00A61305" w:rsidP="00A61305">
            <w:pPr>
              <w:spacing w:after="160" w:line="360" w:lineRule="auto"/>
              <w:jc w:val="left"/>
              <w:rPr>
                <w:szCs w:val="19"/>
              </w:rPr>
            </w:pPr>
            <w:r w:rsidRPr="00797DCA">
              <w:rPr>
                <w:szCs w:val="19"/>
              </w:rPr>
              <w:t>§ 27, stk. 1A.</w:t>
            </w:r>
          </w:p>
        </w:tc>
        <w:tc>
          <w:tcPr>
            <w:tcW w:w="7904" w:type="dxa"/>
          </w:tcPr>
          <w:p w14:paraId="367B9FDC" w14:textId="25FA157A" w:rsidR="00A61305" w:rsidRDefault="00A61305" w:rsidP="00A61305">
            <w:pPr>
              <w:spacing w:after="160" w:line="360" w:lineRule="auto"/>
              <w:jc w:val="left"/>
              <w:rPr>
                <w:szCs w:val="19"/>
              </w:rPr>
            </w:pPr>
            <w:r>
              <w:rPr>
                <w:szCs w:val="19"/>
              </w:rPr>
              <w:t>Ejerforeningen afholder samtlige omkostninger til driften af de på Ejerforeningens område etablerede bilparkeringspladser og cykelparkeringspladser</w:t>
            </w:r>
            <w:r w:rsidR="00323298">
              <w:rPr>
                <w:szCs w:val="19"/>
              </w:rPr>
              <w:t>.</w:t>
            </w:r>
            <w:r>
              <w:rPr>
                <w:szCs w:val="19"/>
              </w:rPr>
              <w:t xml:space="preserve"> </w:t>
            </w:r>
          </w:p>
          <w:p w14:paraId="277D60E9" w14:textId="24F0C0E8" w:rsidR="00A61305" w:rsidRDefault="00A61305" w:rsidP="00A61305">
            <w:pPr>
              <w:spacing w:after="160" w:line="360" w:lineRule="auto"/>
              <w:jc w:val="left"/>
              <w:rPr>
                <w:szCs w:val="19"/>
              </w:rPr>
            </w:pPr>
            <w:r w:rsidRPr="000303BB">
              <w:rPr>
                <w:szCs w:val="19"/>
              </w:rPr>
              <w:t>Ejerforeningen forestå</w:t>
            </w:r>
            <w:r>
              <w:rPr>
                <w:szCs w:val="19"/>
              </w:rPr>
              <w:t>r</w:t>
            </w:r>
            <w:r w:rsidRPr="000303BB">
              <w:rPr>
                <w:szCs w:val="19"/>
              </w:rPr>
              <w:t xml:space="preserve"> </w:t>
            </w:r>
            <w:r>
              <w:rPr>
                <w:szCs w:val="19"/>
              </w:rPr>
              <w:t xml:space="preserve">ligeledes </w:t>
            </w:r>
            <w:r w:rsidRPr="000303BB">
              <w:rPr>
                <w:szCs w:val="19"/>
              </w:rPr>
              <w:t>drift og vedligeholdelse af</w:t>
            </w:r>
            <w:r>
              <w:rPr>
                <w:szCs w:val="19"/>
              </w:rPr>
              <w:t xml:space="preserve"> udstyr på bil- op- cykelparkeringspladserne, herunder cykelstativer og eventuelle </w:t>
            </w:r>
            <w:r w:rsidRPr="000303BB">
              <w:rPr>
                <w:szCs w:val="19"/>
              </w:rPr>
              <w:t>fælles installationer og teknik, som forefindes og er installeret</w:t>
            </w:r>
            <w:r>
              <w:rPr>
                <w:szCs w:val="19"/>
              </w:rPr>
              <w:t xml:space="preserve"> på bil- og cykelparkeringspladserne</w:t>
            </w:r>
            <w:r w:rsidRPr="000303BB">
              <w:rPr>
                <w:szCs w:val="19"/>
              </w:rPr>
              <w:t>.</w:t>
            </w:r>
            <w:r>
              <w:rPr>
                <w:szCs w:val="19"/>
              </w:rPr>
              <w:t xml:space="preserve"> </w:t>
            </w:r>
          </w:p>
          <w:p w14:paraId="09AD0B42" w14:textId="0E344D35" w:rsidR="00A61305" w:rsidRPr="005C79BC" w:rsidRDefault="00A61305" w:rsidP="00A61305">
            <w:pPr>
              <w:spacing w:after="160" w:line="360" w:lineRule="auto"/>
              <w:rPr>
                <w:szCs w:val="19"/>
                <w:highlight w:val="green"/>
              </w:rPr>
            </w:pPr>
            <w:r w:rsidRPr="00C008ED">
              <w:rPr>
                <w:szCs w:val="19"/>
              </w:rPr>
              <w:t>I det omfang fælles bygningsbestanddele alene tjener én ejerlejlighed eller gruppe af ejerlejligheder, påhviler vedligeholdelses-og fornyelsespligten den pågældende ejerlejlighed/gruppe af ejerlejligheder.</w:t>
            </w:r>
          </w:p>
        </w:tc>
      </w:tr>
      <w:tr w:rsidR="00A61305" w:rsidRPr="00C467BE" w14:paraId="54C59E13" w14:textId="77777777" w:rsidTr="00785A0A">
        <w:tc>
          <w:tcPr>
            <w:tcW w:w="1418" w:type="dxa"/>
          </w:tcPr>
          <w:p w14:paraId="72089061" w14:textId="7BBBCFC2" w:rsidR="00A61305" w:rsidRDefault="00A61305" w:rsidP="00A61305">
            <w:pPr>
              <w:spacing w:after="160" w:line="360" w:lineRule="auto"/>
              <w:jc w:val="left"/>
              <w:rPr>
                <w:szCs w:val="19"/>
              </w:rPr>
            </w:pPr>
            <w:r w:rsidRPr="0094332D">
              <w:rPr>
                <w:szCs w:val="19"/>
              </w:rPr>
              <w:t>§ 27, stk. 2</w:t>
            </w:r>
            <w:r>
              <w:rPr>
                <w:szCs w:val="19"/>
              </w:rPr>
              <w:t>.</w:t>
            </w:r>
          </w:p>
        </w:tc>
        <w:tc>
          <w:tcPr>
            <w:tcW w:w="7904" w:type="dxa"/>
          </w:tcPr>
          <w:p w14:paraId="4D97D4A5" w14:textId="52585921" w:rsidR="00A61305" w:rsidRDefault="00A61305" w:rsidP="00A61305">
            <w:pPr>
              <w:spacing w:after="160" w:line="360" w:lineRule="auto"/>
              <w:rPr>
                <w:szCs w:val="19"/>
              </w:rPr>
            </w:pPr>
            <w:r w:rsidRPr="0094332D">
              <w:rPr>
                <w:szCs w:val="19"/>
              </w:rPr>
              <w:t xml:space="preserve">Ejeren er ansvarlig for renholdelse og overfladebehandling af døre, vinduer og eventuelle altaner indvendigt. De enkelte ejeres vedligeholdelsespligt omfatter endvidere eventuelle særindretninger i lejligheden eller monteret på fællesejendommen, herunder </w:t>
            </w:r>
            <w:r w:rsidR="008E5861">
              <w:rPr>
                <w:szCs w:val="19"/>
              </w:rPr>
              <w:t xml:space="preserve">skilte og </w:t>
            </w:r>
            <w:r w:rsidRPr="0094332D">
              <w:rPr>
                <w:szCs w:val="19"/>
              </w:rPr>
              <w:t>nye altaner besluttet efter § 4, stk. 2.</w:t>
            </w:r>
          </w:p>
        </w:tc>
      </w:tr>
      <w:tr w:rsidR="00A61305" w:rsidRPr="00C467BE" w14:paraId="14F93CDB" w14:textId="77777777" w:rsidTr="00785A0A">
        <w:tc>
          <w:tcPr>
            <w:tcW w:w="1418" w:type="dxa"/>
          </w:tcPr>
          <w:p w14:paraId="07748C98" w14:textId="1A648E2F" w:rsidR="00A61305" w:rsidRPr="006C472A" w:rsidRDefault="00A61305" w:rsidP="00A61305">
            <w:pPr>
              <w:spacing w:after="160" w:line="360" w:lineRule="auto"/>
              <w:jc w:val="left"/>
              <w:rPr>
                <w:szCs w:val="19"/>
              </w:rPr>
            </w:pPr>
            <w:r w:rsidRPr="006C472A">
              <w:rPr>
                <w:szCs w:val="19"/>
              </w:rPr>
              <w:t>§ 27, stk. 2A.</w:t>
            </w:r>
          </w:p>
        </w:tc>
        <w:tc>
          <w:tcPr>
            <w:tcW w:w="7904" w:type="dxa"/>
          </w:tcPr>
          <w:p w14:paraId="1DB0F5A0" w14:textId="0BC5C6F3" w:rsidR="00A61305" w:rsidRPr="006C472A" w:rsidRDefault="00A61305" w:rsidP="00A61305">
            <w:pPr>
              <w:spacing w:after="160" w:line="360" w:lineRule="auto"/>
              <w:rPr>
                <w:szCs w:val="19"/>
              </w:rPr>
            </w:pPr>
            <w:r w:rsidRPr="006C472A">
              <w:rPr>
                <w:szCs w:val="19"/>
              </w:rPr>
              <w:t>Vedligeholdelse og ind- og udvendig pudsning af vinduer med tilhørende glas og adgangsdøre afholdes alene af ejeren af den ejerlejlighed, hvortil de pågældende genstande er knyttet, eller som udelukkende benyttes af den enkelte ejerlejlighed.</w:t>
            </w:r>
          </w:p>
          <w:p w14:paraId="28CBBF29" w14:textId="5778C421" w:rsidR="00A61305" w:rsidRPr="006C472A" w:rsidRDefault="00A61305" w:rsidP="00A61305">
            <w:pPr>
              <w:spacing w:after="160" w:line="360" w:lineRule="auto"/>
              <w:rPr>
                <w:szCs w:val="19"/>
              </w:rPr>
            </w:pPr>
            <w:r w:rsidRPr="006C472A">
              <w:rPr>
                <w:szCs w:val="19"/>
              </w:rPr>
              <w:t xml:space="preserve">Det påhviler den enkelte ejerlejlighedsindehaver at holde ejerlejligheden og dens installationer i en sådan stand, at de øvrige beboere eller </w:t>
            </w:r>
            <w:r w:rsidR="0075502A">
              <w:rPr>
                <w:szCs w:val="19"/>
              </w:rPr>
              <w:t>bygningeb</w:t>
            </w:r>
            <w:r w:rsidRPr="006C472A">
              <w:rPr>
                <w:szCs w:val="19"/>
              </w:rPr>
              <w:t xml:space="preserve"> som helhed ikke generes eller lider skade.</w:t>
            </w:r>
          </w:p>
          <w:p w14:paraId="1D425666" w14:textId="60994851" w:rsidR="00A61305" w:rsidRPr="006C472A" w:rsidRDefault="00A61305" w:rsidP="00A61305">
            <w:pPr>
              <w:spacing w:after="160" w:line="360" w:lineRule="auto"/>
              <w:rPr>
                <w:szCs w:val="19"/>
              </w:rPr>
            </w:pPr>
            <w:r w:rsidRPr="006C472A">
              <w:rPr>
                <w:szCs w:val="19"/>
              </w:rPr>
              <w:t xml:space="preserve">I det omfang fælles bygningsbestanddele alene tjener en ejerlejlighed, påhviler renholdelses-, vedligeholdelses- og fornyelsespligten den pågældende ejerlejlighed. </w:t>
            </w:r>
          </w:p>
        </w:tc>
      </w:tr>
      <w:tr w:rsidR="00A61305" w:rsidRPr="00C467BE" w14:paraId="7386102C" w14:textId="77777777" w:rsidTr="00785A0A">
        <w:tc>
          <w:tcPr>
            <w:tcW w:w="1418" w:type="dxa"/>
          </w:tcPr>
          <w:p w14:paraId="4E18C59D" w14:textId="55AEC9D7" w:rsidR="00A61305" w:rsidRDefault="00A61305" w:rsidP="00A61305">
            <w:pPr>
              <w:spacing w:after="160" w:line="360" w:lineRule="auto"/>
              <w:jc w:val="left"/>
              <w:rPr>
                <w:szCs w:val="19"/>
              </w:rPr>
            </w:pPr>
            <w:r w:rsidRPr="0094332D">
              <w:rPr>
                <w:szCs w:val="19"/>
              </w:rPr>
              <w:t xml:space="preserve">§ 27, stk. 3. </w:t>
            </w:r>
          </w:p>
        </w:tc>
        <w:tc>
          <w:tcPr>
            <w:tcW w:w="7904" w:type="dxa"/>
          </w:tcPr>
          <w:p w14:paraId="2761F1CD" w14:textId="2D82245C" w:rsidR="00A61305" w:rsidRPr="00DD44EB" w:rsidRDefault="00A61305" w:rsidP="00A61305">
            <w:pPr>
              <w:spacing w:after="160" w:line="360" w:lineRule="auto"/>
              <w:rPr>
                <w:szCs w:val="19"/>
                <w:highlight w:val="green"/>
              </w:rPr>
            </w:pPr>
            <w:r w:rsidRPr="0094332D">
              <w:rPr>
                <w:szCs w:val="19"/>
              </w:rPr>
              <w:t>Ejerne må ikke foretage ændringer, reparationer eller maling af fælles bestanddele eller lade opsætte dørtelefoner, antenner, skilte, reklamer m.m. uden bestyrelsens skriftlige samtykke.</w:t>
            </w:r>
          </w:p>
        </w:tc>
      </w:tr>
      <w:tr w:rsidR="00A61305" w:rsidRPr="00C467BE" w14:paraId="5E1718FB" w14:textId="77777777" w:rsidTr="00785A0A">
        <w:tc>
          <w:tcPr>
            <w:tcW w:w="1418" w:type="dxa"/>
          </w:tcPr>
          <w:p w14:paraId="05CC6BBD" w14:textId="1A44744B" w:rsidR="00A61305" w:rsidRPr="0094332D" w:rsidRDefault="00A61305" w:rsidP="00A61305">
            <w:pPr>
              <w:spacing w:after="160" w:line="360" w:lineRule="auto"/>
              <w:jc w:val="left"/>
              <w:rPr>
                <w:szCs w:val="19"/>
              </w:rPr>
            </w:pPr>
            <w:r w:rsidRPr="000A00F9">
              <w:rPr>
                <w:szCs w:val="19"/>
              </w:rPr>
              <w:t>§ 27, stk. 3A.</w:t>
            </w:r>
          </w:p>
        </w:tc>
        <w:tc>
          <w:tcPr>
            <w:tcW w:w="7904" w:type="dxa"/>
          </w:tcPr>
          <w:p w14:paraId="4B84AE47" w14:textId="7F369575" w:rsidR="00A61305" w:rsidRPr="00A33AF9" w:rsidRDefault="00A61305" w:rsidP="00A61305">
            <w:pPr>
              <w:spacing w:after="160" w:line="360" w:lineRule="auto"/>
              <w:rPr>
                <w:szCs w:val="19"/>
              </w:rPr>
            </w:pPr>
            <w:r w:rsidRPr="00A33AF9">
              <w:rPr>
                <w:szCs w:val="19"/>
              </w:rPr>
              <w:t xml:space="preserve">Medlemmerne må ikke lade foretage ændringer, reparationer eller maling af </w:t>
            </w:r>
            <w:r w:rsidR="008A32AA">
              <w:rPr>
                <w:szCs w:val="19"/>
              </w:rPr>
              <w:t>bygningens</w:t>
            </w:r>
            <w:r w:rsidRPr="00A33AF9">
              <w:rPr>
                <w:szCs w:val="19"/>
              </w:rPr>
              <w:t xml:space="preserve"> ydre, af ydersiderne af vinduesrammerne eller udvendige døre uden forudgående </w:t>
            </w:r>
            <w:r w:rsidR="000A00F9">
              <w:rPr>
                <w:szCs w:val="19"/>
              </w:rPr>
              <w:t xml:space="preserve">skriftlig </w:t>
            </w:r>
            <w:r w:rsidRPr="00A33AF9">
              <w:rPr>
                <w:szCs w:val="19"/>
              </w:rPr>
              <w:t>godkendelse af Ejerforeningens bestyrelse.</w:t>
            </w:r>
          </w:p>
          <w:p w14:paraId="0E4DEA02" w14:textId="3C1EC04C" w:rsidR="00A61305" w:rsidRPr="007A6B92" w:rsidRDefault="00A61305" w:rsidP="00A61305">
            <w:pPr>
              <w:spacing w:after="160" w:line="360" w:lineRule="auto"/>
              <w:rPr>
                <w:szCs w:val="19"/>
                <w:highlight w:val="green"/>
              </w:rPr>
            </w:pPr>
            <w:r w:rsidRPr="00A33AF9">
              <w:rPr>
                <w:szCs w:val="19"/>
              </w:rPr>
              <w:t>Det er blandt andet ikke tilladt at etablere udestuer, foretage glaslukning af altaner og opsætte markiser eller belysning på altaner og tagterrasser m.v. uden sådan forudgående godkendelse.</w:t>
            </w:r>
          </w:p>
        </w:tc>
      </w:tr>
      <w:tr w:rsidR="00A61305" w:rsidRPr="00C467BE" w14:paraId="4F670BFE" w14:textId="77777777" w:rsidTr="00785A0A">
        <w:tc>
          <w:tcPr>
            <w:tcW w:w="1418" w:type="dxa"/>
          </w:tcPr>
          <w:p w14:paraId="7D886CE3" w14:textId="04578293" w:rsidR="00A61305" w:rsidRDefault="00A61305" w:rsidP="00A61305">
            <w:pPr>
              <w:spacing w:after="160" w:line="360" w:lineRule="auto"/>
              <w:jc w:val="left"/>
              <w:rPr>
                <w:szCs w:val="19"/>
              </w:rPr>
            </w:pPr>
            <w:r w:rsidRPr="007E7C81">
              <w:rPr>
                <w:szCs w:val="19"/>
              </w:rPr>
              <w:t>§ 27, stk. 3B.</w:t>
            </w:r>
          </w:p>
        </w:tc>
        <w:tc>
          <w:tcPr>
            <w:tcW w:w="7904" w:type="dxa"/>
          </w:tcPr>
          <w:p w14:paraId="75C63187" w14:textId="2B5A8554" w:rsidR="00A61305" w:rsidRPr="00A33AF9" w:rsidRDefault="00A61305" w:rsidP="00A61305">
            <w:pPr>
              <w:spacing w:after="160" w:line="360" w:lineRule="auto"/>
              <w:rPr>
                <w:szCs w:val="19"/>
              </w:rPr>
            </w:pPr>
            <w:r w:rsidRPr="00A33AF9">
              <w:rPr>
                <w:szCs w:val="19"/>
              </w:rPr>
              <w:t>Ejeren af en ejerlejlighed må ikke foretage ændringer i bygningernes ydre eller foretage fastgørelser i bygningernes konstruktioner, herunder facade og belægning, herunder opsætte markiser eller foretage ændring af farver på ydersiderne af vinduerne, blændpartier eller døre mod fællesarealer, eller lade opsætte antenner, paraboler, skilte, reklamer mv. uden bestyrelsens samtykke, idet bygningernes facade altid skal fremtræde ensartet.</w:t>
            </w:r>
          </w:p>
        </w:tc>
      </w:tr>
      <w:tr w:rsidR="00A61305" w:rsidRPr="00C467BE" w14:paraId="21B368B7" w14:textId="77777777" w:rsidTr="00785A0A">
        <w:tc>
          <w:tcPr>
            <w:tcW w:w="1418" w:type="dxa"/>
          </w:tcPr>
          <w:p w14:paraId="1E567596" w14:textId="2C38F58E" w:rsidR="00A61305" w:rsidRPr="007A6B92" w:rsidRDefault="00A61305" w:rsidP="00A61305">
            <w:pPr>
              <w:spacing w:after="160" w:line="360" w:lineRule="auto"/>
              <w:jc w:val="left"/>
              <w:rPr>
                <w:szCs w:val="19"/>
              </w:rPr>
            </w:pPr>
            <w:r w:rsidRPr="00736F29">
              <w:rPr>
                <w:szCs w:val="19"/>
              </w:rPr>
              <w:t>§ 27, stk. 3C.</w:t>
            </w:r>
          </w:p>
        </w:tc>
        <w:tc>
          <w:tcPr>
            <w:tcW w:w="7904" w:type="dxa"/>
          </w:tcPr>
          <w:p w14:paraId="75E9B436" w14:textId="3F7841A1" w:rsidR="00A61305" w:rsidRPr="007A6B92" w:rsidRDefault="00A61305" w:rsidP="00A61305">
            <w:pPr>
              <w:spacing w:after="160" w:line="360" w:lineRule="auto"/>
              <w:rPr>
                <w:szCs w:val="19"/>
                <w:highlight w:val="green"/>
              </w:rPr>
            </w:pPr>
            <w:r w:rsidRPr="00281FC3">
              <w:rPr>
                <w:szCs w:val="19"/>
              </w:rPr>
              <w:t xml:space="preserve">Ejerne må ikke foretage nogen ændring af altaner, herunder belægninger, såfremt dette kræver fastgørelse i </w:t>
            </w:r>
            <w:r w:rsidR="00C276CA">
              <w:rPr>
                <w:szCs w:val="19"/>
              </w:rPr>
              <w:t>Ejendommen</w:t>
            </w:r>
            <w:r w:rsidRPr="00281FC3">
              <w:rPr>
                <w:szCs w:val="19"/>
              </w:rPr>
              <w:t>, herunder og opsætning af sejldug, hegn, drivhuse mv.</w:t>
            </w:r>
          </w:p>
        </w:tc>
      </w:tr>
      <w:tr w:rsidR="00A61305" w:rsidRPr="00C467BE" w14:paraId="1AC3DD78" w14:textId="77777777" w:rsidTr="00785A0A">
        <w:tc>
          <w:tcPr>
            <w:tcW w:w="1418" w:type="dxa"/>
          </w:tcPr>
          <w:p w14:paraId="53044009" w14:textId="2B3AC72C" w:rsidR="00A61305" w:rsidRDefault="00A61305" w:rsidP="00A61305">
            <w:pPr>
              <w:spacing w:after="160" w:line="360" w:lineRule="auto"/>
              <w:jc w:val="left"/>
              <w:rPr>
                <w:szCs w:val="19"/>
              </w:rPr>
            </w:pPr>
            <w:r w:rsidRPr="0094332D">
              <w:rPr>
                <w:szCs w:val="19"/>
              </w:rPr>
              <w:t>§ 27, stk. 4</w:t>
            </w:r>
            <w:r>
              <w:rPr>
                <w:szCs w:val="19"/>
              </w:rPr>
              <w:t>.</w:t>
            </w:r>
          </w:p>
        </w:tc>
        <w:tc>
          <w:tcPr>
            <w:tcW w:w="7904" w:type="dxa"/>
          </w:tcPr>
          <w:p w14:paraId="65196851" w14:textId="0CF66816" w:rsidR="00A61305" w:rsidRPr="00457C71" w:rsidRDefault="00A61305" w:rsidP="00A61305">
            <w:pPr>
              <w:spacing w:after="160" w:line="360" w:lineRule="auto"/>
              <w:rPr>
                <w:szCs w:val="19"/>
              </w:rPr>
            </w:pPr>
            <w:r w:rsidRPr="00457C71">
              <w:rPr>
                <w:szCs w:val="19"/>
              </w:rPr>
              <w:t xml:space="preserve">Såfremt vedligeholdelsen af en ejerlejlighed groft forsømmes, således at forsømmelserne vil være til skade for Ejendommen eller til gene for de øvrige medlemmer, kan bestyrelsen kræve fornøden </w:t>
            </w:r>
            <w:r w:rsidRPr="00F14F85">
              <w:rPr>
                <w:szCs w:val="19"/>
              </w:rPr>
              <w:t>renholdelse,</w:t>
            </w:r>
            <w:r>
              <w:rPr>
                <w:szCs w:val="19"/>
              </w:rPr>
              <w:t xml:space="preserve"> </w:t>
            </w:r>
            <w:r w:rsidRPr="00457C71">
              <w:rPr>
                <w:szCs w:val="19"/>
              </w:rPr>
              <w:t xml:space="preserve">vedligeholdelse og istandsættelse foretaget inden for en fastsat frist. Efterkommes bestyrelsens krav ikke, kan bestyrelsen på Ejerforeningens vegne foranledige, at ejerlejligheden sættes i stand for medlemmets regning </w:t>
            </w:r>
            <w:r w:rsidRPr="00153400">
              <w:rPr>
                <w:szCs w:val="19"/>
              </w:rPr>
              <w:t>og om fornødent søge fyldestgørelse i Ejerforeningens pantesikkerhed i henhold til nærværende vedtægter.</w:t>
            </w:r>
          </w:p>
        </w:tc>
      </w:tr>
      <w:tr w:rsidR="00A61305" w:rsidRPr="00C467BE" w14:paraId="6DDBC66F" w14:textId="77777777" w:rsidTr="00785A0A">
        <w:tc>
          <w:tcPr>
            <w:tcW w:w="1418" w:type="dxa"/>
          </w:tcPr>
          <w:p w14:paraId="66D3581D" w14:textId="7A40B55A" w:rsidR="00A61305" w:rsidRPr="0094332D" w:rsidRDefault="00A61305" w:rsidP="00A61305">
            <w:pPr>
              <w:spacing w:after="160" w:line="360" w:lineRule="auto"/>
              <w:jc w:val="left"/>
              <w:rPr>
                <w:szCs w:val="19"/>
              </w:rPr>
            </w:pPr>
            <w:r w:rsidRPr="0094332D">
              <w:rPr>
                <w:szCs w:val="19"/>
              </w:rPr>
              <w:t xml:space="preserve">§ 27, stk. 5. </w:t>
            </w:r>
          </w:p>
        </w:tc>
        <w:tc>
          <w:tcPr>
            <w:tcW w:w="7904" w:type="dxa"/>
          </w:tcPr>
          <w:p w14:paraId="54E8463F" w14:textId="1F7A45EB" w:rsidR="00A61305" w:rsidRPr="00457C71" w:rsidRDefault="00A61305" w:rsidP="00A61305">
            <w:pPr>
              <w:spacing w:after="160" w:line="360" w:lineRule="auto"/>
              <w:rPr>
                <w:szCs w:val="19"/>
              </w:rPr>
            </w:pPr>
            <w:r w:rsidRPr="0094332D">
              <w:rPr>
                <w:szCs w:val="19"/>
              </w:rPr>
              <w:t>Ejeren er erstatningsansvarlig for skader forårsaget af installationer, som denne har foretaget.</w:t>
            </w:r>
          </w:p>
        </w:tc>
      </w:tr>
      <w:tr w:rsidR="00A61305" w:rsidRPr="00C467BE" w14:paraId="0F4FD0AA" w14:textId="77777777" w:rsidTr="00785A0A">
        <w:tc>
          <w:tcPr>
            <w:tcW w:w="1418" w:type="dxa"/>
          </w:tcPr>
          <w:p w14:paraId="7DF07A91" w14:textId="4894CB3D" w:rsidR="00A61305" w:rsidRPr="0094332D" w:rsidRDefault="00A61305" w:rsidP="00A61305">
            <w:pPr>
              <w:spacing w:after="160" w:line="360" w:lineRule="auto"/>
              <w:rPr>
                <w:szCs w:val="19"/>
              </w:rPr>
            </w:pPr>
            <w:r w:rsidRPr="0094332D">
              <w:rPr>
                <w:b/>
                <w:bCs/>
                <w:szCs w:val="19"/>
              </w:rPr>
              <w:t xml:space="preserve">§ 28 </w:t>
            </w:r>
          </w:p>
        </w:tc>
        <w:tc>
          <w:tcPr>
            <w:tcW w:w="7904" w:type="dxa"/>
          </w:tcPr>
          <w:p w14:paraId="0D9B065D" w14:textId="0F45BD27" w:rsidR="00A61305" w:rsidRPr="0094332D" w:rsidRDefault="00A61305" w:rsidP="00A61305">
            <w:pPr>
              <w:spacing w:after="160" w:line="360" w:lineRule="auto"/>
              <w:rPr>
                <w:szCs w:val="19"/>
              </w:rPr>
            </w:pPr>
            <w:r w:rsidRPr="0094332D">
              <w:rPr>
                <w:b/>
                <w:bCs/>
                <w:szCs w:val="19"/>
              </w:rPr>
              <w:t>Tilsidesættelse af vedligeholdelsespligten</w:t>
            </w:r>
          </w:p>
        </w:tc>
      </w:tr>
      <w:tr w:rsidR="00A61305" w:rsidRPr="00C467BE" w14:paraId="403DB014" w14:textId="77777777" w:rsidTr="00785A0A">
        <w:tc>
          <w:tcPr>
            <w:tcW w:w="1418" w:type="dxa"/>
          </w:tcPr>
          <w:p w14:paraId="6BCA8D01" w14:textId="29B3D79F" w:rsidR="00A61305" w:rsidRPr="0094332D" w:rsidRDefault="00A61305" w:rsidP="00A61305">
            <w:pPr>
              <w:spacing w:after="160" w:line="360" w:lineRule="auto"/>
              <w:rPr>
                <w:b/>
                <w:bCs/>
                <w:szCs w:val="19"/>
              </w:rPr>
            </w:pPr>
            <w:r>
              <w:rPr>
                <w:szCs w:val="19"/>
              </w:rPr>
              <w:t>§ 28, stk. 1.</w:t>
            </w:r>
          </w:p>
        </w:tc>
        <w:tc>
          <w:tcPr>
            <w:tcW w:w="7904" w:type="dxa"/>
          </w:tcPr>
          <w:p w14:paraId="549055F0" w14:textId="15C6BE37" w:rsidR="00A61305" w:rsidRPr="0094332D" w:rsidRDefault="00A61305" w:rsidP="00A61305">
            <w:pPr>
              <w:spacing w:after="160" w:line="360" w:lineRule="auto"/>
              <w:rPr>
                <w:b/>
                <w:bCs/>
                <w:szCs w:val="19"/>
              </w:rPr>
            </w:pPr>
            <w:r w:rsidRPr="0094332D">
              <w:rPr>
                <w:szCs w:val="19"/>
              </w:rPr>
              <w:t>Skyldes en skade tilsidesættelse af vedligeholdelsespligten efter §§ 26 og 27 vil den part, der har vedligeholdelsespligten, være ansvarlig for en sådan opstået skade.</w:t>
            </w:r>
          </w:p>
        </w:tc>
      </w:tr>
      <w:tr w:rsidR="00A61305" w:rsidRPr="00C467BE" w14:paraId="2BD860FB" w14:textId="77777777" w:rsidTr="00785A0A">
        <w:tc>
          <w:tcPr>
            <w:tcW w:w="1418" w:type="dxa"/>
          </w:tcPr>
          <w:p w14:paraId="12961DEC" w14:textId="6BB177E8" w:rsidR="00A61305" w:rsidRDefault="00A61305" w:rsidP="00A61305">
            <w:pPr>
              <w:spacing w:after="160" w:line="360" w:lineRule="auto"/>
              <w:rPr>
                <w:szCs w:val="19"/>
              </w:rPr>
            </w:pPr>
            <w:r w:rsidRPr="0094332D">
              <w:rPr>
                <w:b/>
                <w:bCs/>
                <w:szCs w:val="19"/>
              </w:rPr>
              <w:t>§ 29</w:t>
            </w:r>
          </w:p>
        </w:tc>
        <w:tc>
          <w:tcPr>
            <w:tcW w:w="7904" w:type="dxa"/>
          </w:tcPr>
          <w:p w14:paraId="240696EA" w14:textId="1251ED5B" w:rsidR="00A61305" w:rsidRPr="0094332D" w:rsidRDefault="00A61305" w:rsidP="00A61305">
            <w:pPr>
              <w:spacing w:after="160" w:line="360" w:lineRule="auto"/>
              <w:rPr>
                <w:szCs w:val="19"/>
              </w:rPr>
            </w:pPr>
            <w:r w:rsidRPr="0094332D">
              <w:rPr>
                <w:b/>
                <w:bCs/>
                <w:szCs w:val="19"/>
              </w:rPr>
              <w:t>Adgang og reetablering</w:t>
            </w:r>
          </w:p>
        </w:tc>
      </w:tr>
      <w:tr w:rsidR="00A61305" w:rsidRPr="00C467BE" w14:paraId="432222F6" w14:textId="77777777" w:rsidTr="00785A0A">
        <w:tc>
          <w:tcPr>
            <w:tcW w:w="1418" w:type="dxa"/>
          </w:tcPr>
          <w:p w14:paraId="74B6B1D7" w14:textId="7363B3B1" w:rsidR="00A61305" w:rsidRPr="0094332D" w:rsidRDefault="00A61305" w:rsidP="00A61305">
            <w:pPr>
              <w:spacing w:after="160" w:line="360" w:lineRule="auto"/>
              <w:rPr>
                <w:b/>
                <w:bCs/>
                <w:szCs w:val="19"/>
              </w:rPr>
            </w:pPr>
            <w:r w:rsidRPr="0094332D">
              <w:rPr>
                <w:szCs w:val="19"/>
              </w:rPr>
              <w:t>§ 29, stk. 1</w:t>
            </w:r>
            <w:r>
              <w:rPr>
                <w:szCs w:val="19"/>
              </w:rPr>
              <w:t>.</w:t>
            </w:r>
          </w:p>
        </w:tc>
        <w:tc>
          <w:tcPr>
            <w:tcW w:w="7904" w:type="dxa"/>
          </w:tcPr>
          <w:p w14:paraId="1FD17FD7" w14:textId="77127F2F" w:rsidR="00A61305" w:rsidRPr="0094332D" w:rsidRDefault="00A61305" w:rsidP="00A61305">
            <w:pPr>
              <w:spacing w:after="160" w:line="360" w:lineRule="auto"/>
              <w:rPr>
                <w:b/>
                <w:bCs/>
                <w:szCs w:val="19"/>
              </w:rPr>
            </w:pPr>
            <w:r w:rsidRPr="00153400">
              <w:rPr>
                <w:szCs w:val="19"/>
              </w:rPr>
              <w:t>Alle ejerlejlighedsejere er udover til repræsentanter for Ejerforeningen pligtige at give de af bestyrelsen eller administrator anviste teknikere eller håndværkere adgang til deres ejerlejligheder,</w:t>
            </w:r>
            <w:r w:rsidRPr="00457C71">
              <w:rPr>
                <w:szCs w:val="19"/>
              </w:rPr>
              <w:t xml:space="preserve"> når dette er påkrævet af hensyn til gennemførelse af eftersyn, reparationer, vedligeholdelse og udskiftninger, som det påhviler </w:t>
            </w:r>
            <w:r w:rsidR="00CC56F2">
              <w:rPr>
                <w:szCs w:val="19"/>
              </w:rPr>
              <w:t>E</w:t>
            </w:r>
            <w:r w:rsidRPr="00457C71">
              <w:rPr>
                <w:szCs w:val="19"/>
              </w:rPr>
              <w:t>jerforeningen at udføre. Ejerforeningen skal give et skriftligt varsel på 6 uger.</w:t>
            </w:r>
          </w:p>
        </w:tc>
      </w:tr>
      <w:tr w:rsidR="00A61305" w:rsidRPr="00C467BE" w14:paraId="4684F79D" w14:textId="77777777" w:rsidTr="00785A0A">
        <w:tc>
          <w:tcPr>
            <w:tcW w:w="1418" w:type="dxa"/>
          </w:tcPr>
          <w:p w14:paraId="4697142F" w14:textId="52F191B3" w:rsidR="00A61305" w:rsidRPr="0094332D" w:rsidRDefault="00A61305" w:rsidP="00A61305">
            <w:pPr>
              <w:spacing w:after="160" w:line="360" w:lineRule="auto"/>
              <w:rPr>
                <w:szCs w:val="19"/>
              </w:rPr>
            </w:pPr>
            <w:r w:rsidRPr="0094332D">
              <w:rPr>
                <w:szCs w:val="19"/>
              </w:rPr>
              <w:t>§ 29, stk. 2</w:t>
            </w:r>
            <w:r>
              <w:rPr>
                <w:szCs w:val="19"/>
              </w:rPr>
              <w:t>.</w:t>
            </w:r>
          </w:p>
        </w:tc>
        <w:tc>
          <w:tcPr>
            <w:tcW w:w="7904" w:type="dxa"/>
          </w:tcPr>
          <w:p w14:paraId="2CEE216C" w14:textId="69B1264E" w:rsidR="00A61305" w:rsidRPr="00924E6E" w:rsidRDefault="00A61305" w:rsidP="00A61305">
            <w:pPr>
              <w:spacing w:after="160" w:line="360" w:lineRule="auto"/>
              <w:rPr>
                <w:szCs w:val="19"/>
              </w:rPr>
            </w:pPr>
            <w:r w:rsidRPr="00E30444">
              <w:rPr>
                <w:szCs w:val="19"/>
              </w:rPr>
              <w:t xml:space="preserve">En ejer kan </w:t>
            </w:r>
            <w:r w:rsidRPr="00153400">
              <w:rPr>
                <w:szCs w:val="19"/>
              </w:rPr>
              <w:t>– med skriftligt samtykke fra bestyrelsen –</w:t>
            </w:r>
            <w:r w:rsidRPr="00E30444">
              <w:rPr>
                <w:szCs w:val="19"/>
              </w:rPr>
              <w:t xml:space="preserve"> kræve adgang til andres lejligheder med henblik på at</w:t>
            </w:r>
            <w:r>
              <w:rPr>
                <w:szCs w:val="19"/>
              </w:rPr>
              <w:t xml:space="preserve"> </w:t>
            </w:r>
            <w:r w:rsidRPr="00E30444">
              <w:rPr>
                <w:szCs w:val="19"/>
              </w:rPr>
              <w:t>udføre følgearbejder i forbindelse med foretagelse af</w:t>
            </w:r>
            <w:r>
              <w:rPr>
                <w:szCs w:val="19"/>
              </w:rPr>
              <w:t xml:space="preserve"> </w:t>
            </w:r>
            <w:r w:rsidRPr="00E30444">
              <w:rPr>
                <w:szCs w:val="19"/>
              </w:rPr>
              <w:t>ombygningsarbejder eller nødvendigt vedligehold i sin</w:t>
            </w:r>
            <w:r>
              <w:rPr>
                <w:szCs w:val="19"/>
              </w:rPr>
              <w:t xml:space="preserve"> </w:t>
            </w:r>
            <w:r w:rsidRPr="00E30444">
              <w:rPr>
                <w:szCs w:val="19"/>
              </w:rPr>
              <w:t>lejlighed, som ikke påfører den, der giver adgang, væsentlige</w:t>
            </w:r>
            <w:r>
              <w:rPr>
                <w:szCs w:val="19"/>
              </w:rPr>
              <w:t xml:space="preserve"> </w:t>
            </w:r>
            <w:r w:rsidRPr="00E30444">
              <w:rPr>
                <w:szCs w:val="19"/>
              </w:rPr>
              <w:t>ulemper. Ejeren skal give et skriftligt varsel på 6 uger.</w:t>
            </w:r>
          </w:p>
        </w:tc>
      </w:tr>
      <w:tr w:rsidR="00A61305" w:rsidRPr="00C467BE" w14:paraId="69FE15E9" w14:textId="77777777" w:rsidTr="00785A0A">
        <w:tc>
          <w:tcPr>
            <w:tcW w:w="1418" w:type="dxa"/>
          </w:tcPr>
          <w:p w14:paraId="415E0253" w14:textId="186F585F" w:rsidR="00A61305" w:rsidRPr="0094332D" w:rsidRDefault="00A61305" w:rsidP="00A61305">
            <w:pPr>
              <w:spacing w:after="160" w:line="360" w:lineRule="auto"/>
              <w:rPr>
                <w:szCs w:val="19"/>
              </w:rPr>
            </w:pPr>
            <w:r w:rsidRPr="0094332D">
              <w:rPr>
                <w:szCs w:val="19"/>
              </w:rPr>
              <w:t>§ 29, stk. 3</w:t>
            </w:r>
            <w:r>
              <w:rPr>
                <w:szCs w:val="19"/>
              </w:rPr>
              <w:t>.</w:t>
            </w:r>
          </w:p>
        </w:tc>
        <w:tc>
          <w:tcPr>
            <w:tcW w:w="7904" w:type="dxa"/>
          </w:tcPr>
          <w:p w14:paraId="4E8BF335" w14:textId="52D119F3" w:rsidR="00A61305" w:rsidRPr="00E30444" w:rsidRDefault="00A61305" w:rsidP="00A61305">
            <w:pPr>
              <w:spacing w:after="160" w:line="360" w:lineRule="auto"/>
              <w:rPr>
                <w:szCs w:val="19"/>
              </w:rPr>
            </w:pPr>
            <w:r w:rsidRPr="0094332D">
              <w:rPr>
                <w:szCs w:val="19"/>
              </w:rPr>
              <w:t xml:space="preserve">I tilfælde af skader, hvis udbedring er uopsættelig, har </w:t>
            </w:r>
            <w:r w:rsidR="00CC56F2">
              <w:rPr>
                <w:szCs w:val="19"/>
              </w:rPr>
              <w:t>E</w:t>
            </w:r>
            <w:r w:rsidRPr="0094332D">
              <w:rPr>
                <w:szCs w:val="19"/>
              </w:rPr>
              <w:t>jerforeningen ret til at få adgang uden varsel</w:t>
            </w:r>
            <w:r>
              <w:rPr>
                <w:szCs w:val="19"/>
              </w:rPr>
              <w:t xml:space="preserve"> </w:t>
            </w:r>
            <w:r w:rsidRPr="00153400">
              <w:rPr>
                <w:szCs w:val="19"/>
              </w:rPr>
              <w:t>og uden skriftligt samtykke fra bestyrelsen.</w:t>
            </w:r>
          </w:p>
        </w:tc>
      </w:tr>
      <w:tr w:rsidR="00A61305" w:rsidRPr="00C467BE" w14:paraId="46575AD4" w14:textId="77777777" w:rsidTr="00785A0A">
        <w:tc>
          <w:tcPr>
            <w:tcW w:w="1418" w:type="dxa"/>
          </w:tcPr>
          <w:p w14:paraId="5A784853" w14:textId="029DEDE9" w:rsidR="00A61305" w:rsidRPr="0094332D" w:rsidRDefault="00A61305" w:rsidP="00A61305">
            <w:pPr>
              <w:spacing w:after="160" w:line="360" w:lineRule="auto"/>
              <w:rPr>
                <w:szCs w:val="19"/>
              </w:rPr>
            </w:pPr>
            <w:r w:rsidRPr="0094332D">
              <w:rPr>
                <w:szCs w:val="19"/>
              </w:rPr>
              <w:t>§ 29, stk. 4</w:t>
            </w:r>
            <w:r>
              <w:rPr>
                <w:szCs w:val="19"/>
              </w:rPr>
              <w:t>.</w:t>
            </w:r>
          </w:p>
        </w:tc>
        <w:tc>
          <w:tcPr>
            <w:tcW w:w="7904" w:type="dxa"/>
          </w:tcPr>
          <w:p w14:paraId="537B9030" w14:textId="2710C992" w:rsidR="00A61305" w:rsidRPr="0094332D" w:rsidRDefault="00A61305" w:rsidP="00A61305">
            <w:pPr>
              <w:spacing w:after="160" w:line="360" w:lineRule="auto"/>
              <w:rPr>
                <w:szCs w:val="19"/>
              </w:rPr>
            </w:pPr>
            <w:r w:rsidRPr="0094332D">
              <w:rPr>
                <w:szCs w:val="19"/>
              </w:rPr>
              <w:t>Arbejder, der udføres i en lejlighed, skal afsluttes hurtigst muligt og med størst mulig hensyntagen til de ejere, der berøres heraf.</w:t>
            </w:r>
          </w:p>
        </w:tc>
      </w:tr>
      <w:tr w:rsidR="00A61305" w:rsidRPr="00C467BE" w14:paraId="3603063D" w14:textId="77777777" w:rsidTr="00785A0A">
        <w:tc>
          <w:tcPr>
            <w:tcW w:w="1418" w:type="dxa"/>
          </w:tcPr>
          <w:p w14:paraId="1E91A42D" w14:textId="6BB5DA37" w:rsidR="00A61305" w:rsidRPr="0094332D" w:rsidRDefault="00A61305" w:rsidP="00A61305">
            <w:pPr>
              <w:spacing w:after="160" w:line="360" w:lineRule="auto"/>
              <w:rPr>
                <w:szCs w:val="19"/>
              </w:rPr>
            </w:pPr>
            <w:r w:rsidRPr="0094332D">
              <w:rPr>
                <w:szCs w:val="19"/>
              </w:rPr>
              <w:t>§ 29, stk. 5</w:t>
            </w:r>
            <w:r>
              <w:rPr>
                <w:szCs w:val="19"/>
              </w:rPr>
              <w:t>.</w:t>
            </w:r>
          </w:p>
        </w:tc>
        <w:tc>
          <w:tcPr>
            <w:tcW w:w="7904" w:type="dxa"/>
          </w:tcPr>
          <w:p w14:paraId="545402FA" w14:textId="50195115" w:rsidR="00A61305" w:rsidRPr="0094332D" w:rsidRDefault="00A61305" w:rsidP="00A61305">
            <w:pPr>
              <w:spacing w:after="160" w:line="360" w:lineRule="auto"/>
              <w:rPr>
                <w:szCs w:val="19"/>
              </w:rPr>
            </w:pPr>
            <w:r w:rsidRPr="0094332D">
              <w:rPr>
                <w:szCs w:val="19"/>
              </w:rPr>
              <w:t>Der skal ske fuldstændig retablering, og arbejdet må ikke medføre forandringer i de pågældendes lejligheder, medmindre forandringerne er nødvendige for fagligt korrekt udførelse og ikke er til væsentlig ulempe for den, der skal tåle forandringen</w:t>
            </w:r>
            <w:r>
              <w:rPr>
                <w:szCs w:val="19"/>
              </w:rPr>
              <w:t>.</w:t>
            </w:r>
          </w:p>
        </w:tc>
      </w:tr>
      <w:tr w:rsidR="00A61305" w:rsidRPr="00C467BE" w14:paraId="794A1FEF" w14:textId="77777777" w:rsidTr="00785A0A">
        <w:tc>
          <w:tcPr>
            <w:tcW w:w="1418" w:type="dxa"/>
          </w:tcPr>
          <w:p w14:paraId="378BFDAE" w14:textId="3A816E3C" w:rsidR="00A61305" w:rsidRPr="0094332D" w:rsidRDefault="00A61305" w:rsidP="00A61305">
            <w:pPr>
              <w:spacing w:after="160" w:line="360" w:lineRule="auto"/>
              <w:rPr>
                <w:szCs w:val="19"/>
              </w:rPr>
            </w:pPr>
            <w:r w:rsidRPr="0094332D">
              <w:rPr>
                <w:szCs w:val="19"/>
              </w:rPr>
              <w:t>§ 29, stk. 6</w:t>
            </w:r>
            <w:r>
              <w:rPr>
                <w:szCs w:val="19"/>
              </w:rPr>
              <w:t>.</w:t>
            </w:r>
          </w:p>
        </w:tc>
        <w:tc>
          <w:tcPr>
            <w:tcW w:w="7904" w:type="dxa"/>
          </w:tcPr>
          <w:p w14:paraId="108FD77A" w14:textId="74C5D0E8" w:rsidR="00A61305" w:rsidRPr="0094332D" w:rsidRDefault="00A61305" w:rsidP="00A61305">
            <w:pPr>
              <w:spacing w:after="160" w:line="360" w:lineRule="auto"/>
              <w:rPr>
                <w:szCs w:val="19"/>
              </w:rPr>
            </w:pPr>
            <w:r w:rsidRPr="0094332D">
              <w:rPr>
                <w:szCs w:val="19"/>
              </w:rPr>
              <w:t>Er det med hensyn til arbejder efter stk. 2 nødvendigt at foretage destruktive indgreb, kan den berørte ejer, såfremt retableringsomkostningerne skønnes at ville overstige 5.000 kr., kræve, at der stilles passende sikkerhed i form af en anfordringsgaranti, kontant deponering i ejerforeningen eller lignende, før end arbejderne kan igangsættes.</w:t>
            </w:r>
          </w:p>
        </w:tc>
      </w:tr>
      <w:tr w:rsidR="00A61305" w:rsidRPr="00C467BE" w14:paraId="1ECEB0CC" w14:textId="77777777" w:rsidTr="00785A0A">
        <w:tc>
          <w:tcPr>
            <w:tcW w:w="1418" w:type="dxa"/>
          </w:tcPr>
          <w:p w14:paraId="105FAFE9" w14:textId="63FE1E82" w:rsidR="00A61305" w:rsidRPr="0094332D" w:rsidRDefault="00A61305" w:rsidP="00A61305">
            <w:pPr>
              <w:spacing w:after="160" w:line="360" w:lineRule="auto"/>
              <w:rPr>
                <w:szCs w:val="19"/>
              </w:rPr>
            </w:pPr>
            <w:r w:rsidRPr="0094332D">
              <w:rPr>
                <w:b/>
                <w:bCs/>
                <w:szCs w:val="19"/>
              </w:rPr>
              <w:t>§ 30</w:t>
            </w:r>
          </w:p>
        </w:tc>
        <w:tc>
          <w:tcPr>
            <w:tcW w:w="7904" w:type="dxa"/>
          </w:tcPr>
          <w:p w14:paraId="41EC3C36" w14:textId="26E5506C" w:rsidR="00A61305" w:rsidRPr="0094332D" w:rsidRDefault="00A61305" w:rsidP="00A61305">
            <w:pPr>
              <w:spacing w:after="160" w:line="360" w:lineRule="auto"/>
              <w:rPr>
                <w:szCs w:val="19"/>
              </w:rPr>
            </w:pPr>
            <w:r w:rsidRPr="0094332D">
              <w:rPr>
                <w:b/>
                <w:bCs/>
                <w:szCs w:val="19"/>
              </w:rPr>
              <w:t>Udlejning</w:t>
            </w:r>
          </w:p>
        </w:tc>
      </w:tr>
      <w:tr w:rsidR="00A61305" w:rsidRPr="00C467BE" w14:paraId="3D7B5389" w14:textId="77777777" w:rsidTr="00785A0A">
        <w:tc>
          <w:tcPr>
            <w:tcW w:w="1418" w:type="dxa"/>
          </w:tcPr>
          <w:p w14:paraId="3DDA3DFE" w14:textId="6BE40DD8" w:rsidR="00A61305" w:rsidRPr="0094332D" w:rsidRDefault="00A61305" w:rsidP="00A61305">
            <w:pPr>
              <w:spacing w:after="160" w:line="360" w:lineRule="auto"/>
              <w:rPr>
                <w:b/>
                <w:bCs/>
                <w:szCs w:val="19"/>
              </w:rPr>
            </w:pPr>
            <w:r w:rsidRPr="0094332D">
              <w:rPr>
                <w:szCs w:val="19"/>
              </w:rPr>
              <w:t>§ 30, stk. 1</w:t>
            </w:r>
            <w:r>
              <w:rPr>
                <w:szCs w:val="19"/>
              </w:rPr>
              <w:t>.</w:t>
            </w:r>
          </w:p>
        </w:tc>
        <w:tc>
          <w:tcPr>
            <w:tcW w:w="7904" w:type="dxa"/>
          </w:tcPr>
          <w:p w14:paraId="788911C3" w14:textId="5BE9A074" w:rsidR="00A61305" w:rsidRPr="0094332D" w:rsidRDefault="00A61305" w:rsidP="00A61305">
            <w:pPr>
              <w:spacing w:after="160" w:line="360" w:lineRule="auto"/>
              <w:rPr>
                <w:b/>
                <w:bCs/>
                <w:szCs w:val="19"/>
              </w:rPr>
            </w:pPr>
            <w:r w:rsidRPr="0094332D">
              <w:rPr>
                <w:szCs w:val="19"/>
              </w:rPr>
              <w:t xml:space="preserve">Ved udlejning af en ejerlejlighed i sin helhed skal ejeren senest samtidig med lejeforholdets begyndelse underrette </w:t>
            </w:r>
            <w:r w:rsidR="00CC56F2">
              <w:rPr>
                <w:szCs w:val="19"/>
              </w:rPr>
              <w:t>E</w:t>
            </w:r>
            <w:r w:rsidRPr="0094332D">
              <w:rPr>
                <w:szCs w:val="19"/>
              </w:rPr>
              <w:t>jerforeningens bestyrelse om udlejningen, dens længde og informere om lejers navn og kontaktoplysninger samt om eventuelle ændringer i egne kontaktoplysninger.</w:t>
            </w:r>
          </w:p>
        </w:tc>
      </w:tr>
      <w:tr w:rsidR="00A61305" w:rsidRPr="00C467BE" w14:paraId="13ADCEC8" w14:textId="77777777" w:rsidTr="00785A0A">
        <w:tc>
          <w:tcPr>
            <w:tcW w:w="1418" w:type="dxa"/>
          </w:tcPr>
          <w:p w14:paraId="3C9F467E" w14:textId="26F40B76" w:rsidR="00A61305" w:rsidRPr="0094332D" w:rsidRDefault="00A61305" w:rsidP="00A61305">
            <w:pPr>
              <w:spacing w:after="160" w:line="360" w:lineRule="auto"/>
              <w:rPr>
                <w:szCs w:val="19"/>
              </w:rPr>
            </w:pPr>
            <w:r w:rsidRPr="00C52B14">
              <w:rPr>
                <w:szCs w:val="19"/>
              </w:rPr>
              <w:t>§ 30, stk. 1A.</w:t>
            </w:r>
          </w:p>
        </w:tc>
        <w:tc>
          <w:tcPr>
            <w:tcW w:w="7904" w:type="dxa"/>
          </w:tcPr>
          <w:p w14:paraId="45601FB9" w14:textId="300F2A0E" w:rsidR="00A61305" w:rsidRPr="004E317D" w:rsidRDefault="00A61305" w:rsidP="00A61305">
            <w:pPr>
              <w:spacing w:after="160" w:line="360" w:lineRule="auto"/>
              <w:rPr>
                <w:szCs w:val="19"/>
                <w:highlight w:val="green"/>
              </w:rPr>
            </w:pPr>
            <w:r w:rsidRPr="003C16C3">
              <w:rPr>
                <w:szCs w:val="19"/>
              </w:rPr>
              <w:t>Medlemmet hæfter ubegrænset for sine lejere.</w:t>
            </w:r>
          </w:p>
        </w:tc>
      </w:tr>
      <w:tr w:rsidR="00A61305" w:rsidRPr="00C467BE" w14:paraId="3DA4BE9D" w14:textId="77777777" w:rsidTr="00785A0A">
        <w:tc>
          <w:tcPr>
            <w:tcW w:w="1418" w:type="dxa"/>
          </w:tcPr>
          <w:p w14:paraId="64C93829" w14:textId="7B68683C" w:rsidR="00A61305" w:rsidRDefault="00A61305" w:rsidP="00A61305">
            <w:pPr>
              <w:spacing w:after="160" w:line="360" w:lineRule="auto"/>
              <w:rPr>
                <w:szCs w:val="19"/>
              </w:rPr>
            </w:pPr>
            <w:r w:rsidRPr="0094332D">
              <w:rPr>
                <w:szCs w:val="19"/>
              </w:rPr>
              <w:t xml:space="preserve">§ 30, stk. </w:t>
            </w:r>
            <w:r>
              <w:rPr>
                <w:szCs w:val="19"/>
              </w:rPr>
              <w:t>2.</w:t>
            </w:r>
          </w:p>
        </w:tc>
        <w:tc>
          <w:tcPr>
            <w:tcW w:w="7904" w:type="dxa"/>
          </w:tcPr>
          <w:p w14:paraId="167C67BF" w14:textId="1C7A287F" w:rsidR="00A61305" w:rsidRPr="00457C71" w:rsidRDefault="00A61305" w:rsidP="00A61305">
            <w:pPr>
              <w:spacing w:after="160" w:line="360" w:lineRule="auto"/>
              <w:rPr>
                <w:szCs w:val="19"/>
              </w:rPr>
            </w:pPr>
            <w:r w:rsidRPr="0094332D">
              <w:rPr>
                <w:szCs w:val="19"/>
              </w:rPr>
              <w:t xml:space="preserve">Ved korttidsudlejning forstås udlejning, hvor lejeperioden er kortere end 31 dage. </w:t>
            </w:r>
            <w:r w:rsidR="0013254F">
              <w:rPr>
                <w:szCs w:val="19"/>
              </w:rPr>
              <w:t xml:space="preserve">Det er kun tilladt </w:t>
            </w:r>
            <w:r w:rsidR="006A5F4B">
              <w:rPr>
                <w:szCs w:val="19"/>
              </w:rPr>
              <w:t xml:space="preserve">ejerne af ejerlejligheder </w:t>
            </w:r>
            <w:r w:rsidR="0013254F">
              <w:rPr>
                <w:szCs w:val="19"/>
              </w:rPr>
              <w:t xml:space="preserve">i </w:t>
            </w:r>
            <w:r w:rsidR="00C52B14">
              <w:rPr>
                <w:szCs w:val="19"/>
              </w:rPr>
              <w:t>bygning</w:t>
            </w:r>
            <w:r w:rsidR="0013254F">
              <w:rPr>
                <w:szCs w:val="19"/>
              </w:rPr>
              <w:t xml:space="preserve"> </w:t>
            </w:r>
            <w:del w:id="9" w:author="Anders Blom-Hansen - DAHL" w:date="2022-09-29T15:52:00Z">
              <w:r w:rsidR="0013254F" w:rsidDel="00DC72A5">
                <w:rPr>
                  <w:szCs w:val="19"/>
                </w:rPr>
                <w:delText xml:space="preserve">1 </w:delText>
              </w:r>
              <w:commentRangeStart w:id="10"/>
              <w:r w:rsidR="0013254F" w:rsidDel="00DC72A5">
                <w:rPr>
                  <w:szCs w:val="19"/>
                </w:rPr>
                <w:delText>og</w:delText>
              </w:r>
              <w:commentRangeEnd w:id="10"/>
              <w:r w:rsidR="0013254F" w:rsidDel="00DC72A5">
                <w:rPr>
                  <w:rStyle w:val="Kommentarhenvisning"/>
                </w:rPr>
                <w:commentReference w:id="10"/>
              </w:r>
              <w:r w:rsidR="0013254F" w:rsidDel="00DC72A5">
                <w:rPr>
                  <w:szCs w:val="19"/>
                </w:rPr>
                <w:delText xml:space="preserve"> 2</w:delText>
              </w:r>
            </w:del>
            <w:ins w:id="11" w:author="Anders Blom-Hansen - DAHL" w:date="2022-09-29T15:52:00Z">
              <w:r w:rsidR="00DC72A5">
                <w:rPr>
                  <w:szCs w:val="19"/>
                </w:rPr>
                <w:t>4 og 5</w:t>
              </w:r>
            </w:ins>
            <w:r w:rsidR="009B5589">
              <w:rPr>
                <w:szCs w:val="19"/>
              </w:rPr>
              <w:t xml:space="preserve"> at foretage udlejning for en kortere periode end 31 dage</w:t>
            </w:r>
            <w:r w:rsidR="006A5F4B">
              <w:rPr>
                <w:szCs w:val="19"/>
              </w:rPr>
              <w:t xml:space="preserve"> uden begrænsninger i forhold til </w:t>
            </w:r>
            <w:r w:rsidR="00CC56F2">
              <w:rPr>
                <w:szCs w:val="19"/>
              </w:rPr>
              <w:t>E</w:t>
            </w:r>
            <w:r w:rsidR="006A5F4B">
              <w:rPr>
                <w:szCs w:val="19"/>
              </w:rPr>
              <w:t>jerforeningen</w:t>
            </w:r>
            <w:r w:rsidR="009B5589">
              <w:rPr>
                <w:szCs w:val="19"/>
              </w:rPr>
              <w:t>.</w:t>
            </w:r>
            <w:r w:rsidR="0013254F">
              <w:rPr>
                <w:szCs w:val="19"/>
              </w:rPr>
              <w:t xml:space="preserve"> </w:t>
            </w:r>
            <w:r w:rsidR="006A5F4B">
              <w:rPr>
                <w:szCs w:val="19"/>
              </w:rPr>
              <w:t>E</w:t>
            </w:r>
            <w:r w:rsidRPr="0094332D">
              <w:rPr>
                <w:szCs w:val="19"/>
              </w:rPr>
              <w:t>jer</w:t>
            </w:r>
            <w:r w:rsidR="006A5F4B">
              <w:rPr>
                <w:szCs w:val="19"/>
              </w:rPr>
              <w:t>ne</w:t>
            </w:r>
            <w:r w:rsidRPr="0094332D">
              <w:rPr>
                <w:szCs w:val="19"/>
              </w:rPr>
              <w:t xml:space="preserve"> </w:t>
            </w:r>
            <w:r w:rsidR="00C52B14">
              <w:rPr>
                <w:szCs w:val="19"/>
              </w:rPr>
              <w:t>af ejerlej</w:t>
            </w:r>
            <w:r w:rsidR="00081205">
              <w:rPr>
                <w:szCs w:val="19"/>
              </w:rPr>
              <w:t>l</w:t>
            </w:r>
            <w:r w:rsidR="00D8505E">
              <w:rPr>
                <w:szCs w:val="19"/>
              </w:rPr>
              <w:t>i</w:t>
            </w:r>
            <w:r w:rsidR="00081205">
              <w:rPr>
                <w:szCs w:val="19"/>
              </w:rPr>
              <w:t>gheder i bygning</w:t>
            </w:r>
            <w:r w:rsidR="00D8505E">
              <w:rPr>
                <w:szCs w:val="19"/>
              </w:rPr>
              <w:t xml:space="preserve"> </w:t>
            </w:r>
            <w:del w:id="12" w:author="Anders Blom-Hansen - DAHL" w:date="2022-09-29T15:52:00Z">
              <w:r w:rsidR="008D25BA" w:rsidDel="00DC72A5">
                <w:rPr>
                  <w:szCs w:val="19"/>
                </w:rPr>
                <w:delText>3, 4 og 5</w:delText>
              </w:r>
            </w:del>
            <w:ins w:id="13" w:author="Anders Blom-Hansen - DAHL" w:date="2022-09-29T15:52:00Z">
              <w:r w:rsidR="00DC72A5">
                <w:rPr>
                  <w:szCs w:val="19"/>
                </w:rPr>
                <w:t>1, 2 og 3</w:t>
              </w:r>
            </w:ins>
            <w:r w:rsidR="008D25BA">
              <w:rPr>
                <w:szCs w:val="19"/>
              </w:rPr>
              <w:t xml:space="preserve"> er </w:t>
            </w:r>
            <w:r w:rsidR="004B04AF">
              <w:rPr>
                <w:szCs w:val="19"/>
              </w:rPr>
              <w:t>kun</w:t>
            </w:r>
            <w:r w:rsidRPr="0094332D">
              <w:rPr>
                <w:szCs w:val="19"/>
              </w:rPr>
              <w:t xml:space="preserve"> berettiget til at foretage korttidsudlejning med op til 4 separate udlejninger og maksimalt for sammenlagt 30 dage i alt pr. kalenderår. Ejeren skal senest samtidig med hver udlejnings begyndelse underrette </w:t>
            </w:r>
            <w:r w:rsidR="009D7294">
              <w:rPr>
                <w:szCs w:val="19"/>
              </w:rPr>
              <w:t>E</w:t>
            </w:r>
            <w:r w:rsidRPr="0094332D">
              <w:rPr>
                <w:szCs w:val="19"/>
              </w:rPr>
              <w:t>jerforeningens bestyrelse om udlejningen, lejerens navn og kontaktoplysninger samt lejeperiodens længde.</w:t>
            </w:r>
          </w:p>
        </w:tc>
      </w:tr>
      <w:tr w:rsidR="00A61305" w:rsidRPr="00C467BE" w14:paraId="19C0E458" w14:textId="77777777" w:rsidTr="00785A0A">
        <w:tc>
          <w:tcPr>
            <w:tcW w:w="1418" w:type="dxa"/>
          </w:tcPr>
          <w:p w14:paraId="7DDE7597" w14:textId="1E812D98" w:rsidR="00A61305" w:rsidRDefault="00A61305" w:rsidP="00A61305">
            <w:pPr>
              <w:spacing w:after="160" w:line="360" w:lineRule="auto"/>
              <w:rPr>
                <w:szCs w:val="19"/>
              </w:rPr>
            </w:pPr>
            <w:r w:rsidRPr="0094332D">
              <w:rPr>
                <w:b/>
                <w:bCs/>
                <w:szCs w:val="19"/>
              </w:rPr>
              <w:t>§ 31</w:t>
            </w:r>
          </w:p>
        </w:tc>
        <w:tc>
          <w:tcPr>
            <w:tcW w:w="7904" w:type="dxa"/>
          </w:tcPr>
          <w:p w14:paraId="5A521372" w14:textId="5CBEE1A1" w:rsidR="00A61305" w:rsidRDefault="00A61305" w:rsidP="00A61305">
            <w:pPr>
              <w:spacing w:after="160" w:line="360" w:lineRule="auto"/>
              <w:rPr>
                <w:szCs w:val="19"/>
              </w:rPr>
            </w:pPr>
            <w:r w:rsidRPr="0094332D">
              <w:rPr>
                <w:b/>
                <w:bCs/>
                <w:szCs w:val="19"/>
              </w:rPr>
              <w:t>Sikkerhedsstillelse (pantstiftende tinglysning af vedtægten)</w:t>
            </w:r>
          </w:p>
        </w:tc>
      </w:tr>
      <w:tr w:rsidR="00A61305" w:rsidRPr="00C467BE" w14:paraId="0CC54578" w14:textId="77777777" w:rsidTr="00785A0A">
        <w:tc>
          <w:tcPr>
            <w:tcW w:w="1418" w:type="dxa"/>
          </w:tcPr>
          <w:p w14:paraId="7472B3CA" w14:textId="3E315BB6" w:rsidR="00A61305" w:rsidRPr="0094332D" w:rsidRDefault="00A61305" w:rsidP="00A61305">
            <w:pPr>
              <w:spacing w:after="160" w:line="360" w:lineRule="auto"/>
              <w:rPr>
                <w:b/>
                <w:bCs/>
                <w:szCs w:val="19"/>
              </w:rPr>
            </w:pPr>
            <w:r w:rsidRPr="00457C71">
              <w:rPr>
                <w:szCs w:val="19"/>
              </w:rPr>
              <w:t>§ 31, stk. 1</w:t>
            </w:r>
            <w:r>
              <w:rPr>
                <w:szCs w:val="19"/>
              </w:rPr>
              <w:t>.</w:t>
            </w:r>
          </w:p>
        </w:tc>
        <w:tc>
          <w:tcPr>
            <w:tcW w:w="7904" w:type="dxa"/>
          </w:tcPr>
          <w:p w14:paraId="2B986678" w14:textId="5668518D" w:rsidR="00A61305" w:rsidRPr="00457C71" w:rsidRDefault="00A61305" w:rsidP="00A61305">
            <w:pPr>
              <w:spacing w:after="160" w:line="360" w:lineRule="auto"/>
              <w:rPr>
                <w:szCs w:val="19"/>
              </w:rPr>
            </w:pPr>
            <w:r w:rsidRPr="00153400">
              <w:rPr>
                <w:szCs w:val="19"/>
              </w:rPr>
              <w:t xml:space="preserve">Nærværende særvedtægter tinglyses servitutstiftende på </w:t>
            </w:r>
            <w:r w:rsidR="009D7294">
              <w:rPr>
                <w:szCs w:val="19"/>
              </w:rPr>
              <w:t>E</w:t>
            </w:r>
            <w:r w:rsidRPr="00153400">
              <w:rPr>
                <w:szCs w:val="19"/>
              </w:rPr>
              <w:t>jendommen</w:t>
            </w:r>
            <w:r w:rsidRPr="00153400">
              <w:rPr>
                <w:b/>
                <w:bCs/>
                <w:szCs w:val="19"/>
              </w:rPr>
              <w:t xml:space="preserve"> </w:t>
            </w:r>
            <w:r w:rsidRPr="00153400">
              <w:rPr>
                <w:szCs w:val="19"/>
              </w:rPr>
              <w:t>og på</w:t>
            </w:r>
            <w:r w:rsidRPr="00153400">
              <w:rPr>
                <w:b/>
                <w:bCs/>
                <w:szCs w:val="19"/>
              </w:rPr>
              <w:t xml:space="preserve"> </w:t>
            </w:r>
            <w:r w:rsidR="009D7294" w:rsidRPr="009D7294">
              <w:rPr>
                <w:szCs w:val="19"/>
              </w:rPr>
              <w:t>de enkelte</w:t>
            </w:r>
            <w:r w:rsidR="009D7294">
              <w:rPr>
                <w:b/>
                <w:bCs/>
                <w:szCs w:val="19"/>
              </w:rPr>
              <w:t xml:space="preserve"> e</w:t>
            </w:r>
            <w:r w:rsidRPr="00153400">
              <w:rPr>
                <w:szCs w:val="19"/>
              </w:rPr>
              <w:t>jerlejligheder.</w:t>
            </w:r>
          </w:p>
          <w:p w14:paraId="6F683BA6" w14:textId="4A73DCE5" w:rsidR="00A61305" w:rsidRPr="0094332D" w:rsidRDefault="00A61305" w:rsidP="00A61305">
            <w:pPr>
              <w:spacing w:after="160" w:line="360" w:lineRule="auto"/>
              <w:rPr>
                <w:b/>
                <w:bCs/>
                <w:szCs w:val="19"/>
              </w:rPr>
            </w:pPr>
            <w:bookmarkStart w:id="14" w:name="_Hlk111789841"/>
            <w:r w:rsidRPr="00457C71">
              <w:rPr>
                <w:szCs w:val="19"/>
              </w:rPr>
              <w:t xml:space="preserve">Vedtægterne tinglyses tillige pantstiftende for DKK </w:t>
            </w:r>
            <w:del w:id="15" w:author="Anders Blom-Hansen - DAHL" w:date="2022-09-29T15:51:00Z">
              <w:r w:rsidDel="004E75FC">
                <w:rPr>
                  <w:szCs w:val="19"/>
                </w:rPr>
                <w:delText>5</w:delText>
              </w:r>
              <w:r w:rsidRPr="00457C71" w:rsidDel="004E75FC">
                <w:rPr>
                  <w:szCs w:val="19"/>
                </w:rPr>
                <w:delText>0.000</w:delText>
              </w:r>
            </w:del>
            <w:ins w:id="16" w:author="Anders Blom-Hansen - DAHL" w:date="2022-09-29T15:51:00Z">
              <w:r w:rsidR="004E75FC">
                <w:rPr>
                  <w:szCs w:val="19"/>
                </w:rPr>
                <w:t>40.000</w:t>
              </w:r>
            </w:ins>
            <w:r w:rsidRPr="00457C71">
              <w:rPr>
                <w:szCs w:val="19"/>
              </w:rPr>
              <w:t xml:space="preserve"> på </w:t>
            </w:r>
            <w:r w:rsidR="00BC2092">
              <w:rPr>
                <w:szCs w:val="19"/>
              </w:rPr>
              <w:t>e</w:t>
            </w:r>
            <w:r w:rsidRPr="00457C71">
              <w:rPr>
                <w:szCs w:val="19"/>
              </w:rPr>
              <w:t>jerlejlighederne til sikkerhed for ethvert tilgodehavende med tillæg af renter og omkostninger, som Ejerforeningen måtte få hos et medlem, herunder krav vedrørende vedligeholdelse, jf. § 27 stk. 4.</w:t>
            </w:r>
            <w:bookmarkEnd w:id="14"/>
          </w:p>
        </w:tc>
      </w:tr>
      <w:tr w:rsidR="00A61305" w:rsidRPr="00C467BE" w14:paraId="68CA339C" w14:textId="77777777" w:rsidTr="00785A0A">
        <w:tc>
          <w:tcPr>
            <w:tcW w:w="1418" w:type="dxa"/>
          </w:tcPr>
          <w:p w14:paraId="39128C75" w14:textId="21AD3BB7" w:rsidR="00A61305" w:rsidRPr="00457C71" w:rsidRDefault="00A61305" w:rsidP="00A61305">
            <w:pPr>
              <w:spacing w:after="160" w:line="360" w:lineRule="auto"/>
              <w:rPr>
                <w:szCs w:val="19"/>
              </w:rPr>
            </w:pPr>
            <w:r w:rsidRPr="00457C71">
              <w:rPr>
                <w:szCs w:val="19"/>
              </w:rPr>
              <w:t>§ 31, stk. 2</w:t>
            </w:r>
            <w:r>
              <w:rPr>
                <w:szCs w:val="19"/>
              </w:rPr>
              <w:t>.</w:t>
            </w:r>
          </w:p>
        </w:tc>
        <w:tc>
          <w:tcPr>
            <w:tcW w:w="7904" w:type="dxa"/>
          </w:tcPr>
          <w:p w14:paraId="17A324DF" w14:textId="2C0632A9" w:rsidR="00A61305" w:rsidRPr="00D86313" w:rsidRDefault="00A61305" w:rsidP="00A61305">
            <w:pPr>
              <w:spacing w:after="160" w:line="360" w:lineRule="auto"/>
              <w:rPr>
                <w:szCs w:val="19"/>
                <w:highlight w:val="green"/>
              </w:rPr>
            </w:pPr>
            <w:r w:rsidRPr="00457C71">
              <w:rPr>
                <w:szCs w:val="19"/>
              </w:rPr>
              <w:t>Panteretten efter stk. 1 respekterer med oprykkende panteret alene de pantehæftelser, byrder og servitutter, der hviler på de enkelte lejligheder på tidspunktet for tinglysning af panteretten.</w:t>
            </w:r>
          </w:p>
        </w:tc>
      </w:tr>
      <w:tr w:rsidR="00A61305" w:rsidRPr="00C467BE" w14:paraId="56AF5E59" w14:textId="77777777" w:rsidTr="00785A0A">
        <w:tc>
          <w:tcPr>
            <w:tcW w:w="1418" w:type="dxa"/>
          </w:tcPr>
          <w:p w14:paraId="156E933D" w14:textId="236F4FA8" w:rsidR="00A61305" w:rsidRPr="00073BFF" w:rsidRDefault="00A61305" w:rsidP="00A61305">
            <w:pPr>
              <w:spacing w:after="160" w:line="360" w:lineRule="auto"/>
              <w:rPr>
                <w:szCs w:val="19"/>
                <w:highlight w:val="green"/>
              </w:rPr>
            </w:pPr>
            <w:r w:rsidRPr="00073BFF">
              <w:rPr>
                <w:szCs w:val="19"/>
              </w:rPr>
              <w:t>§ 32</w:t>
            </w:r>
          </w:p>
        </w:tc>
        <w:tc>
          <w:tcPr>
            <w:tcW w:w="7904" w:type="dxa"/>
          </w:tcPr>
          <w:p w14:paraId="4E1354F7" w14:textId="004FB514" w:rsidR="00A61305" w:rsidRPr="00F7416B" w:rsidRDefault="00A61305" w:rsidP="00A61305">
            <w:pPr>
              <w:spacing w:after="160" w:line="360" w:lineRule="auto"/>
              <w:rPr>
                <w:szCs w:val="19"/>
                <w:highlight w:val="green"/>
              </w:rPr>
            </w:pPr>
            <w:r w:rsidRPr="00153400">
              <w:rPr>
                <w:b/>
                <w:bCs/>
                <w:szCs w:val="19"/>
              </w:rPr>
              <w:t>Fordelingstal og kontingent</w:t>
            </w:r>
          </w:p>
        </w:tc>
      </w:tr>
      <w:tr w:rsidR="00A61305" w:rsidRPr="00C467BE" w14:paraId="35B19C56" w14:textId="77777777" w:rsidTr="00785A0A">
        <w:tc>
          <w:tcPr>
            <w:tcW w:w="1418" w:type="dxa"/>
          </w:tcPr>
          <w:p w14:paraId="74AB165A" w14:textId="0DD89B9F" w:rsidR="00A61305" w:rsidRPr="00414F8D" w:rsidRDefault="00A61305" w:rsidP="00A61305">
            <w:pPr>
              <w:spacing w:after="160" w:line="360" w:lineRule="auto"/>
              <w:rPr>
                <w:b/>
                <w:bCs/>
                <w:szCs w:val="19"/>
              </w:rPr>
            </w:pPr>
            <w:r>
              <w:t>§ 32, stk. 1.</w:t>
            </w:r>
          </w:p>
        </w:tc>
        <w:tc>
          <w:tcPr>
            <w:tcW w:w="7904" w:type="dxa"/>
          </w:tcPr>
          <w:p w14:paraId="62857A4C" w14:textId="72423A5C" w:rsidR="00A61305" w:rsidRDefault="00A61305" w:rsidP="00A61305">
            <w:pPr>
              <w:spacing w:after="160" w:line="360" w:lineRule="auto"/>
              <w:rPr>
                <w:b/>
                <w:bCs/>
                <w:szCs w:val="19"/>
              </w:rPr>
            </w:pPr>
            <w:r>
              <w:t>Fordelingstallet for de enkelte ejerlejligheder fremgår af den til enhver tid gældende ejerlejlighedsfortegnelse.</w:t>
            </w:r>
          </w:p>
        </w:tc>
      </w:tr>
      <w:tr w:rsidR="00A61305" w:rsidRPr="00C467BE" w14:paraId="18012F14" w14:textId="77777777" w:rsidTr="00785A0A">
        <w:tc>
          <w:tcPr>
            <w:tcW w:w="1418" w:type="dxa"/>
          </w:tcPr>
          <w:p w14:paraId="3E3E7437" w14:textId="49D6E8D2" w:rsidR="00A61305" w:rsidRDefault="00A61305" w:rsidP="00A61305">
            <w:pPr>
              <w:spacing w:after="160" w:line="360" w:lineRule="auto"/>
            </w:pPr>
            <w:r>
              <w:t>§ 32, s</w:t>
            </w:r>
            <w:r w:rsidRPr="00315683">
              <w:t>tk. 2</w:t>
            </w:r>
            <w:r>
              <w:t>.</w:t>
            </w:r>
          </w:p>
        </w:tc>
        <w:tc>
          <w:tcPr>
            <w:tcW w:w="7904" w:type="dxa"/>
          </w:tcPr>
          <w:p w14:paraId="7CFD2F01" w14:textId="1B1E96A7" w:rsidR="00A61305" w:rsidRDefault="00A61305" w:rsidP="00A61305">
            <w:pPr>
              <w:spacing w:after="160" w:line="360" w:lineRule="auto"/>
            </w:pPr>
            <w:r w:rsidRPr="00315683">
              <w:t>Fordelingstal for en ejerlejlighed ændres ikke som følge af, at ejeren af ejerlejligheden etablerer, udvider, bortfjerner eller indskrænker en ejerlejlighedsejer</w:t>
            </w:r>
            <w:r>
              <w:t>s</w:t>
            </w:r>
            <w:r w:rsidRPr="00315683">
              <w:t xml:space="preserve"> hems eller indskudte dæk.</w:t>
            </w:r>
          </w:p>
        </w:tc>
      </w:tr>
      <w:tr w:rsidR="00A61305" w:rsidRPr="00C467BE" w14:paraId="5D11EB4E" w14:textId="77777777" w:rsidTr="00785A0A">
        <w:tc>
          <w:tcPr>
            <w:tcW w:w="1418" w:type="dxa"/>
          </w:tcPr>
          <w:p w14:paraId="5EC038DB" w14:textId="54AE93C2" w:rsidR="00A61305" w:rsidRDefault="00A61305" w:rsidP="00A61305">
            <w:pPr>
              <w:spacing w:after="160" w:line="360" w:lineRule="auto"/>
            </w:pPr>
            <w:r>
              <w:t>§ 32, stk. 3.</w:t>
            </w:r>
          </w:p>
        </w:tc>
        <w:tc>
          <w:tcPr>
            <w:tcW w:w="7904" w:type="dxa"/>
          </w:tcPr>
          <w:p w14:paraId="0F5222E9" w14:textId="3E3784E9" w:rsidR="00A61305" w:rsidRPr="00315683" w:rsidRDefault="00A61305" w:rsidP="00A61305">
            <w:pPr>
              <w:spacing w:after="160" w:line="360" w:lineRule="auto"/>
            </w:pPr>
            <w:r>
              <w:t>Rettigheder og forpligtelser fordeles indbyrdes mellem medlemmerne efter de til enhver tid gældende fordelingstal for de enkelte ejerlejligheder.</w:t>
            </w:r>
          </w:p>
        </w:tc>
      </w:tr>
      <w:tr w:rsidR="00A61305" w:rsidRPr="00C467BE" w14:paraId="603C3306" w14:textId="77777777" w:rsidTr="00785A0A">
        <w:tc>
          <w:tcPr>
            <w:tcW w:w="1418" w:type="dxa"/>
          </w:tcPr>
          <w:p w14:paraId="164A5B91" w14:textId="28F63252" w:rsidR="00A61305" w:rsidRDefault="00A61305" w:rsidP="00A61305">
            <w:pPr>
              <w:spacing w:after="160" w:line="360" w:lineRule="auto"/>
            </w:pPr>
            <w:r>
              <w:t>§ 32, stk. 4.</w:t>
            </w:r>
          </w:p>
        </w:tc>
        <w:tc>
          <w:tcPr>
            <w:tcW w:w="7904" w:type="dxa"/>
          </w:tcPr>
          <w:p w14:paraId="3DA78F96" w14:textId="760BB9E9" w:rsidR="00A61305" w:rsidRDefault="00A61305" w:rsidP="00A61305">
            <w:pPr>
              <w:spacing w:after="160" w:line="360" w:lineRule="auto"/>
            </w:pPr>
            <w:r>
              <w:t xml:space="preserve">I perioden indtil </w:t>
            </w:r>
            <w:r w:rsidR="00BC2092">
              <w:t>e</w:t>
            </w:r>
            <w:r>
              <w:t>jerlejlighederne er blevet selvstændigt vurderet, er Ejerforeningen berettiget og forpligtet til efter fordelingstal at opkræve og fordele Ejerforeningens ejendomsskatter m.v. hos medlemmerne af Ejerforeningen.</w:t>
            </w:r>
          </w:p>
        </w:tc>
      </w:tr>
      <w:tr w:rsidR="00A61305" w:rsidRPr="00C467BE" w14:paraId="5F1A2E81" w14:textId="77777777" w:rsidTr="00785A0A">
        <w:tc>
          <w:tcPr>
            <w:tcW w:w="1418" w:type="dxa"/>
          </w:tcPr>
          <w:p w14:paraId="7413E0B6" w14:textId="0EBC9D4D" w:rsidR="00A61305" w:rsidRDefault="00A61305" w:rsidP="00A61305">
            <w:pPr>
              <w:spacing w:after="160" w:line="360" w:lineRule="auto"/>
            </w:pPr>
            <w:bookmarkStart w:id="17" w:name="_Hlk111790126"/>
            <w:r>
              <w:t>§ 32, stk. 5.</w:t>
            </w:r>
          </w:p>
        </w:tc>
        <w:tc>
          <w:tcPr>
            <w:tcW w:w="7904" w:type="dxa"/>
          </w:tcPr>
          <w:p w14:paraId="39A08BA6" w14:textId="0C2D23CA" w:rsidR="00A61305" w:rsidRPr="00E24DA2" w:rsidRDefault="00A61305" w:rsidP="00A61305">
            <w:pPr>
              <w:spacing w:after="160" w:line="360" w:lineRule="auto"/>
              <w:rPr>
                <w:szCs w:val="19"/>
              </w:rPr>
            </w:pPr>
            <w:r w:rsidRPr="006065C9">
              <w:rPr>
                <w:szCs w:val="19"/>
              </w:rPr>
              <w:t>Alle medlemmer af Ejerforeningen skal betale et aconto kontingent forud til dækning af Ejerforeningens administration og øvrige udgifter. Kontingent afkræves de enkelte medlemmer i henhold til fordelingstallet, opkræves af bestyrelsen eller administrator og skal betales af medlemmerne ved hjælp af betalingsservice og forfalder til</w:t>
            </w:r>
            <w:r>
              <w:rPr>
                <w:szCs w:val="19"/>
              </w:rPr>
              <w:t xml:space="preserve"> </w:t>
            </w:r>
            <w:r w:rsidRPr="006065C9">
              <w:rPr>
                <w:szCs w:val="19"/>
              </w:rPr>
              <w:t>betaling hver den 1. i måneden.</w:t>
            </w:r>
          </w:p>
        </w:tc>
      </w:tr>
      <w:bookmarkEnd w:id="17"/>
      <w:tr w:rsidR="00A61305" w:rsidRPr="00C467BE" w14:paraId="65475E88" w14:textId="77777777" w:rsidTr="00785A0A">
        <w:tc>
          <w:tcPr>
            <w:tcW w:w="1418" w:type="dxa"/>
          </w:tcPr>
          <w:p w14:paraId="71D4DAD9" w14:textId="73CE5C83" w:rsidR="00A61305" w:rsidRDefault="00A61305" w:rsidP="00A61305">
            <w:pPr>
              <w:spacing w:after="160" w:line="360" w:lineRule="auto"/>
            </w:pPr>
            <w:r>
              <w:t>§ 32, stk. 6</w:t>
            </w:r>
            <w:r w:rsidR="0097444D">
              <w:t>.</w:t>
            </w:r>
          </w:p>
        </w:tc>
        <w:tc>
          <w:tcPr>
            <w:tcW w:w="7904" w:type="dxa"/>
          </w:tcPr>
          <w:p w14:paraId="54228A43" w14:textId="77777777" w:rsidR="00A61305" w:rsidRPr="006065C9" w:rsidRDefault="00A61305" w:rsidP="00A61305">
            <w:pPr>
              <w:spacing w:after="160" w:line="360" w:lineRule="auto"/>
              <w:rPr>
                <w:szCs w:val="19"/>
              </w:rPr>
            </w:pPr>
            <w:r w:rsidRPr="006065C9">
              <w:rPr>
                <w:szCs w:val="19"/>
              </w:rPr>
              <w:t>Kontingentet, jf. stk. 5, skal blandt andet omfatte alle udgifter til:</w:t>
            </w:r>
          </w:p>
          <w:p w14:paraId="4C1F110B" w14:textId="77777777" w:rsidR="00A61305" w:rsidRPr="006065C9" w:rsidRDefault="00A61305" w:rsidP="00A61305">
            <w:pPr>
              <w:spacing w:after="160" w:line="360" w:lineRule="auto"/>
              <w:rPr>
                <w:szCs w:val="19"/>
              </w:rPr>
            </w:pPr>
            <w:r w:rsidRPr="006065C9">
              <w:rPr>
                <w:szCs w:val="19"/>
              </w:rPr>
              <w:t>1) Administration af Ejerforeningen, herunder administrationshonorarer,</w:t>
            </w:r>
          </w:p>
          <w:p w14:paraId="5EDDB1A1" w14:textId="77777777" w:rsidR="00A61305" w:rsidRPr="006065C9" w:rsidRDefault="00A61305" w:rsidP="00A61305">
            <w:pPr>
              <w:spacing w:after="160" w:line="360" w:lineRule="auto"/>
              <w:rPr>
                <w:szCs w:val="19"/>
              </w:rPr>
            </w:pPr>
            <w:r w:rsidRPr="006065C9">
              <w:rPr>
                <w:szCs w:val="19"/>
              </w:rPr>
              <w:t>2) Udgifter til renholdelse, vedligeholdelse og fornyelse af fundament, klimaskærm, fællesarealer samt disses forsyning med el, vand, varme samt afledning, herunder kloakering,</w:t>
            </w:r>
          </w:p>
          <w:p w14:paraId="79F45722" w14:textId="77777777" w:rsidR="00A61305" w:rsidRPr="006065C9" w:rsidRDefault="00A61305" w:rsidP="00A61305">
            <w:pPr>
              <w:spacing w:after="160" w:line="360" w:lineRule="auto"/>
              <w:rPr>
                <w:szCs w:val="19"/>
              </w:rPr>
            </w:pPr>
            <w:r w:rsidRPr="006065C9">
              <w:rPr>
                <w:szCs w:val="19"/>
              </w:rPr>
              <w:t>3) Udgifter til eventuel vicevært og teknisk bistand,</w:t>
            </w:r>
          </w:p>
          <w:p w14:paraId="2DBFB7E7" w14:textId="77777777" w:rsidR="00A61305" w:rsidRPr="006065C9" w:rsidRDefault="00A61305" w:rsidP="00A61305">
            <w:pPr>
              <w:spacing w:after="160" w:line="360" w:lineRule="auto"/>
              <w:rPr>
                <w:szCs w:val="19"/>
              </w:rPr>
            </w:pPr>
            <w:r w:rsidRPr="006065C9">
              <w:rPr>
                <w:szCs w:val="19"/>
              </w:rPr>
              <w:t>4) Forsikringsudgifter,</w:t>
            </w:r>
          </w:p>
          <w:p w14:paraId="2EFED8D5" w14:textId="3B20FA28" w:rsidR="00A61305" w:rsidRPr="006065C9" w:rsidRDefault="00A61305" w:rsidP="00A61305">
            <w:pPr>
              <w:spacing w:after="160" w:line="360" w:lineRule="auto"/>
              <w:rPr>
                <w:szCs w:val="19"/>
              </w:rPr>
            </w:pPr>
            <w:r w:rsidRPr="00192AA8">
              <w:rPr>
                <w:szCs w:val="19"/>
              </w:rPr>
              <w:t xml:space="preserve">5) Bidrag til </w:t>
            </w:r>
            <w:r w:rsidR="00073BFF">
              <w:rPr>
                <w:szCs w:val="19"/>
              </w:rPr>
              <w:t>g</w:t>
            </w:r>
            <w:r w:rsidRPr="00192AA8">
              <w:rPr>
                <w:szCs w:val="19"/>
              </w:rPr>
              <w:t>rundejerforeninger</w:t>
            </w:r>
            <w:r w:rsidR="00BC2092">
              <w:rPr>
                <w:szCs w:val="19"/>
              </w:rPr>
              <w:t xml:space="preserve"> eller andre foreninger</w:t>
            </w:r>
            <w:r w:rsidRPr="00192AA8">
              <w:rPr>
                <w:szCs w:val="19"/>
              </w:rPr>
              <w:t>, som Ejerforeningen er pligtig at være medlem af,</w:t>
            </w:r>
          </w:p>
          <w:p w14:paraId="01D13AE6" w14:textId="77777777" w:rsidR="00A61305" w:rsidRPr="006065C9" w:rsidRDefault="00A61305" w:rsidP="00A61305">
            <w:pPr>
              <w:spacing w:after="160" w:line="360" w:lineRule="auto"/>
              <w:rPr>
                <w:szCs w:val="19"/>
              </w:rPr>
            </w:pPr>
            <w:r w:rsidRPr="006065C9">
              <w:rPr>
                <w:szCs w:val="19"/>
              </w:rPr>
              <w:t>6) Udgifter til fælles el, vand og varme,</w:t>
            </w:r>
          </w:p>
          <w:p w14:paraId="52CD4306" w14:textId="77777777" w:rsidR="00A61305" w:rsidRPr="006065C9" w:rsidRDefault="00A61305" w:rsidP="00A61305">
            <w:pPr>
              <w:spacing w:after="160" w:line="360" w:lineRule="auto"/>
              <w:rPr>
                <w:szCs w:val="19"/>
              </w:rPr>
            </w:pPr>
            <w:r w:rsidRPr="006065C9">
              <w:rPr>
                <w:szCs w:val="19"/>
              </w:rPr>
              <w:t>7) Udgifter til revisor,</w:t>
            </w:r>
          </w:p>
          <w:p w14:paraId="0DDCA8E0" w14:textId="2791233C" w:rsidR="00A61305" w:rsidRPr="006065C9" w:rsidRDefault="00A61305" w:rsidP="00A61305">
            <w:pPr>
              <w:spacing w:after="160" w:line="360" w:lineRule="auto"/>
              <w:rPr>
                <w:szCs w:val="19"/>
              </w:rPr>
            </w:pPr>
            <w:r w:rsidRPr="006065C9">
              <w:rPr>
                <w:szCs w:val="19"/>
              </w:rPr>
              <w:t>8) Øvrige nødvendige eller hensigtsmæssige udgifter forbundet med sædvanlig ejendomsdrift.</w:t>
            </w:r>
          </w:p>
        </w:tc>
      </w:tr>
      <w:tr w:rsidR="00A61305" w:rsidRPr="00C467BE" w14:paraId="37A250B2" w14:textId="77777777" w:rsidTr="00785A0A">
        <w:tc>
          <w:tcPr>
            <w:tcW w:w="1418" w:type="dxa"/>
          </w:tcPr>
          <w:p w14:paraId="13539DD8" w14:textId="4EC010B7" w:rsidR="00A61305" w:rsidRDefault="00A61305" w:rsidP="00A61305">
            <w:pPr>
              <w:spacing w:after="160" w:line="360" w:lineRule="auto"/>
            </w:pPr>
            <w:r>
              <w:t>§ 32, stk. 7</w:t>
            </w:r>
            <w:r w:rsidR="0097444D">
              <w:t>.</w:t>
            </w:r>
          </w:p>
        </w:tc>
        <w:tc>
          <w:tcPr>
            <w:tcW w:w="7904" w:type="dxa"/>
          </w:tcPr>
          <w:p w14:paraId="09DB2836" w14:textId="23524A64" w:rsidR="00A61305" w:rsidRPr="006065C9" w:rsidRDefault="00A61305" w:rsidP="00A61305">
            <w:pPr>
              <w:spacing w:after="160" w:line="360" w:lineRule="auto"/>
              <w:rPr>
                <w:szCs w:val="19"/>
              </w:rPr>
            </w:pPr>
            <w:r w:rsidRPr="006065C9">
              <w:rPr>
                <w:szCs w:val="19"/>
              </w:rPr>
              <w:t xml:space="preserve">Indtil der første gang afholdes generalforsamling efter ibrugtagning af </w:t>
            </w:r>
            <w:r>
              <w:rPr>
                <w:szCs w:val="19"/>
              </w:rPr>
              <w:t>E</w:t>
            </w:r>
            <w:r w:rsidRPr="006065C9">
              <w:rPr>
                <w:szCs w:val="19"/>
              </w:rPr>
              <w:t>jendommen, fastsættes kontingentet af bestyrelsen.</w:t>
            </w:r>
          </w:p>
        </w:tc>
      </w:tr>
      <w:tr w:rsidR="00A61305" w:rsidRPr="00C467BE" w14:paraId="28626B7F" w14:textId="77777777" w:rsidTr="00785A0A">
        <w:tc>
          <w:tcPr>
            <w:tcW w:w="1418" w:type="dxa"/>
          </w:tcPr>
          <w:p w14:paraId="27EED3FF" w14:textId="6B5679C2" w:rsidR="00A61305" w:rsidRPr="002D13C9" w:rsidRDefault="00A61305" w:rsidP="00A61305">
            <w:pPr>
              <w:spacing w:after="160" w:line="360" w:lineRule="auto"/>
              <w:rPr>
                <w:highlight w:val="green"/>
              </w:rPr>
            </w:pPr>
            <w:r w:rsidRPr="008650F6">
              <w:rPr>
                <w:b/>
                <w:bCs/>
                <w:szCs w:val="19"/>
              </w:rPr>
              <w:t>§ 33</w:t>
            </w:r>
          </w:p>
        </w:tc>
        <w:tc>
          <w:tcPr>
            <w:tcW w:w="7904" w:type="dxa"/>
          </w:tcPr>
          <w:p w14:paraId="1047AA71" w14:textId="6F89FCD0" w:rsidR="00A61305" w:rsidRPr="002D13C9" w:rsidRDefault="00A61305" w:rsidP="00A61305">
            <w:pPr>
              <w:spacing w:after="160" w:line="360" w:lineRule="auto"/>
              <w:rPr>
                <w:szCs w:val="19"/>
                <w:highlight w:val="green"/>
              </w:rPr>
            </w:pPr>
            <w:r w:rsidRPr="00153400">
              <w:rPr>
                <w:b/>
                <w:bCs/>
                <w:szCs w:val="19"/>
              </w:rPr>
              <w:t>Husorden</w:t>
            </w:r>
          </w:p>
        </w:tc>
      </w:tr>
      <w:tr w:rsidR="00A61305" w:rsidRPr="00C467BE" w14:paraId="72B4B256" w14:textId="77777777" w:rsidTr="00785A0A">
        <w:tc>
          <w:tcPr>
            <w:tcW w:w="1418" w:type="dxa"/>
          </w:tcPr>
          <w:p w14:paraId="549F9840" w14:textId="7A122FA2" w:rsidR="00A61305" w:rsidRPr="002D13C9" w:rsidRDefault="00A61305" w:rsidP="00A61305">
            <w:pPr>
              <w:spacing w:after="160" w:line="360" w:lineRule="auto"/>
              <w:rPr>
                <w:szCs w:val="19"/>
              </w:rPr>
            </w:pPr>
            <w:r w:rsidRPr="002D13C9">
              <w:rPr>
                <w:szCs w:val="19"/>
              </w:rPr>
              <w:t>§ 33, stk. 1</w:t>
            </w:r>
            <w:r w:rsidR="008F02B4">
              <w:rPr>
                <w:szCs w:val="19"/>
              </w:rPr>
              <w:t>.</w:t>
            </w:r>
          </w:p>
        </w:tc>
        <w:tc>
          <w:tcPr>
            <w:tcW w:w="7904" w:type="dxa"/>
          </w:tcPr>
          <w:p w14:paraId="09A0A3B3" w14:textId="0EE8F287" w:rsidR="00A61305" w:rsidRDefault="00A61305" w:rsidP="00A61305">
            <w:pPr>
              <w:spacing w:after="160" w:line="360" w:lineRule="auto"/>
              <w:rPr>
                <w:b/>
                <w:bCs/>
                <w:szCs w:val="19"/>
              </w:rPr>
            </w:pPr>
            <w:r w:rsidRPr="006065C9">
              <w:rPr>
                <w:szCs w:val="19"/>
              </w:rPr>
              <w:t xml:space="preserve">Bestyrelsen udarbejder og fastsætter en husorden for </w:t>
            </w:r>
            <w:r>
              <w:rPr>
                <w:szCs w:val="19"/>
              </w:rPr>
              <w:t>E</w:t>
            </w:r>
            <w:r w:rsidRPr="006065C9">
              <w:rPr>
                <w:szCs w:val="19"/>
              </w:rPr>
              <w:t>jerforeningen, herunder for anvendelse af Ejerforeningens</w:t>
            </w:r>
            <w:r>
              <w:rPr>
                <w:szCs w:val="19"/>
              </w:rPr>
              <w:t xml:space="preserve"> </w:t>
            </w:r>
            <w:r w:rsidRPr="006065C9">
              <w:rPr>
                <w:szCs w:val="19"/>
              </w:rPr>
              <w:t>fællesarealer. Husordenen kan efterfølgende ophæves eller ændres på en generalforsamling i overensstemmelse med § 3, stk. 1.</w:t>
            </w:r>
          </w:p>
        </w:tc>
      </w:tr>
      <w:tr w:rsidR="00A61305" w:rsidRPr="00C467BE" w14:paraId="39D4B360" w14:textId="77777777" w:rsidTr="00785A0A">
        <w:tc>
          <w:tcPr>
            <w:tcW w:w="1418" w:type="dxa"/>
          </w:tcPr>
          <w:p w14:paraId="439EB39F" w14:textId="41683054" w:rsidR="00A61305" w:rsidRPr="008650F6" w:rsidRDefault="00A61305" w:rsidP="00A61305">
            <w:pPr>
              <w:spacing w:after="160" w:line="360" w:lineRule="auto"/>
              <w:rPr>
                <w:szCs w:val="19"/>
              </w:rPr>
            </w:pPr>
            <w:r w:rsidRPr="008650F6">
              <w:rPr>
                <w:b/>
                <w:bCs/>
                <w:szCs w:val="19"/>
              </w:rPr>
              <w:t>§ 34</w:t>
            </w:r>
          </w:p>
        </w:tc>
        <w:tc>
          <w:tcPr>
            <w:tcW w:w="7904" w:type="dxa"/>
          </w:tcPr>
          <w:p w14:paraId="3A5DC17D" w14:textId="5512D32B" w:rsidR="00A61305" w:rsidRPr="00AC6229" w:rsidRDefault="00A61305" w:rsidP="00A61305">
            <w:pPr>
              <w:spacing w:after="160" w:line="360" w:lineRule="auto"/>
              <w:rPr>
                <w:szCs w:val="19"/>
                <w:highlight w:val="green"/>
              </w:rPr>
            </w:pPr>
            <w:r w:rsidRPr="003C2D98">
              <w:rPr>
                <w:b/>
                <w:bCs/>
              </w:rPr>
              <w:t>Solcelleanlæg</w:t>
            </w:r>
          </w:p>
        </w:tc>
      </w:tr>
      <w:tr w:rsidR="00A61305" w:rsidRPr="00C467BE" w14:paraId="4F247DB7" w14:textId="77777777" w:rsidTr="00785A0A">
        <w:tc>
          <w:tcPr>
            <w:tcW w:w="1418" w:type="dxa"/>
          </w:tcPr>
          <w:p w14:paraId="295C91B1" w14:textId="26BA5B41" w:rsidR="00A61305" w:rsidRPr="00414F8D" w:rsidRDefault="00A61305" w:rsidP="00A61305">
            <w:pPr>
              <w:spacing w:after="160" w:line="360" w:lineRule="auto"/>
              <w:rPr>
                <w:b/>
                <w:bCs/>
                <w:szCs w:val="19"/>
              </w:rPr>
            </w:pPr>
            <w:r w:rsidRPr="00414F8D">
              <w:rPr>
                <w:szCs w:val="19"/>
              </w:rPr>
              <w:t>§ 34, stk. 1</w:t>
            </w:r>
            <w:r w:rsidR="008F02B4">
              <w:rPr>
                <w:szCs w:val="19"/>
              </w:rPr>
              <w:t>.</w:t>
            </w:r>
          </w:p>
        </w:tc>
        <w:tc>
          <w:tcPr>
            <w:tcW w:w="7904" w:type="dxa"/>
          </w:tcPr>
          <w:p w14:paraId="5F4E050C" w14:textId="44FABB65" w:rsidR="00A61305" w:rsidRPr="008328B2" w:rsidRDefault="00A61305" w:rsidP="00A61305">
            <w:pPr>
              <w:spacing w:after="160" w:line="360" w:lineRule="auto"/>
              <w:rPr>
                <w:b/>
                <w:bCs/>
              </w:rPr>
            </w:pPr>
            <w:r>
              <w:t>Det på Ejendommens tag etablerede solcelleanlæg (herefter ”</w:t>
            </w:r>
            <w:r w:rsidRPr="00934BC4">
              <w:rPr>
                <w:b/>
                <w:bCs/>
              </w:rPr>
              <w:t>Solcelleanlægget</w:t>
            </w:r>
            <w:r>
              <w:t xml:space="preserve">”) overdrages til </w:t>
            </w:r>
            <w:r w:rsidRPr="00E534D4">
              <w:t>Ejerforeningen</w:t>
            </w:r>
            <w:r>
              <w:t xml:space="preserve">. </w:t>
            </w:r>
            <w:r w:rsidRPr="00EF7392">
              <w:t>Solcelleanlægget</w:t>
            </w:r>
            <w:r>
              <w:t xml:space="preserve"> forsyner h</w:t>
            </w:r>
            <w:r w:rsidRPr="00E534D4">
              <w:t>elt eller delvist fællesarealer</w:t>
            </w:r>
            <w:r>
              <w:t>ne</w:t>
            </w:r>
            <w:r w:rsidRPr="00E534D4">
              <w:t xml:space="preserve"> i bygningerne samt fællesanlæg med strøm</w:t>
            </w:r>
            <w:r>
              <w:t>.</w:t>
            </w:r>
          </w:p>
        </w:tc>
      </w:tr>
      <w:tr w:rsidR="00A61305" w:rsidRPr="00C467BE" w14:paraId="5F8D55D8" w14:textId="77777777" w:rsidTr="00785A0A">
        <w:tc>
          <w:tcPr>
            <w:tcW w:w="1418" w:type="dxa"/>
          </w:tcPr>
          <w:p w14:paraId="7C128014" w14:textId="7A13717A" w:rsidR="00A61305" w:rsidRPr="00414F8D" w:rsidRDefault="00A61305" w:rsidP="00A61305">
            <w:pPr>
              <w:spacing w:after="160" w:line="360" w:lineRule="auto"/>
              <w:rPr>
                <w:szCs w:val="19"/>
              </w:rPr>
            </w:pPr>
            <w:r w:rsidRPr="00414F8D">
              <w:rPr>
                <w:szCs w:val="19"/>
              </w:rPr>
              <w:t>§ 34, stk. 2</w:t>
            </w:r>
            <w:r w:rsidR="008B4828">
              <w:rPr>
                <w:szCs w:val="19"/>
              </w:rPr>
              <w:t>.</w:t>
            </w:r>
          </w:p>
        </w:tc>
        <w:tc>
          <w:tcPr>
            <w:tcW w:w="7904" w:type="dxa"/>
          </w:tcPr>
          <w:p w14:paraId="6CC869BC" w14:textId="7B6BE7E6" w:rsidR="00A61305" w:rsidRDefault="00A61305" w:rsidP="00A61305">
            <w:pPr>
              <w:spacing w:after="160" w:line="360" w:lineRule="auto"/>
            </w:pPr>
            <w:r>
              <w:rPr>
                <w:szCs w:val="19"/>
              </w:rPr>
              <w:t>Alle udgifter til drift, vedligeholdelse og fornyelse af Solcelleanlægget afholdes af Ejerforeningen, og udgifterne afholdes over fællesbidraget.</w:t>
            </w:r>
          </w:p>
        </w:tc>
      </w:tr>
      <w:tr w:rsidR="00A61305" w:rsidRPr="00C467BE" w14:paraId="7AE5E4A3" w14:textId="77777777" w:rsidTr="00785A0A">
        <w:tc>
          <w:tcPr>
            <w:tcW w:w="1418" w:type="dxa"/>
          </w:tcPr>
          <w:p w14:paraId="6DD94864" w14:textId="56F540EB" w:rsidR="00A61305" w:rsidRPr="00414F8D" w:rsidRDefault="00A61305" w:rsidP="00A61305">
            <w:pPr>
              <w:spacing w:after="160" w:line="360" w:lineRule="auto"/>
              <w:rPr>
                <w:szCs w:val="19"/>
              </w:rPr>
            </w:pPr>
            <w:r w:rsidRPr="00414F8D">
              <w:rPr>
                <w:szCs w:val="19"/>
              </w:rPr>
              <w:t>§ 34, stk. 3</w:t>
            </w:r>
            <w:r w:rsidR="008B4828">
              <w:rPr>
                <w:szCs w:val="19"/>
              </w:rPr>
              <w:t>.</w:t>
            </w:r>
          </w:p>
        </w:tc>
        <w:tc>
          <w:tcPr>
            <w:tcW w:w="7904" w:type="dxa"/>
          </w:tcPr>
          <w:p w14:paraId="43BB1372" w14:textId="57C62E11" w:rsidR="00A61305" w:rsidRPr="003C2D98" w:rsidRDefault="00A61305" w:rsidP="00A61305">
            <w:pPr>
              <w:spacing w:after="160" w:line="360" w:lineRule="auto"/>
              <w:rPr>
                <w:szCs w:val="19"/>
              </w:rPr>
            </w:pPr>
            <w:r w:rsidRPr="003C2D98">
              <w:rPr>
                <w:szCs w:val="19"/>
              </w:rPr>
              <w:t>Medlemmerne skal give adgang til reparation, vedligeholdelse og fornyelse m.v. af Solcelleanlægget og tåle de gener, der kan være forbundet hermed.</w:t>
            </w:r>
          </w:p>
        </w:tc>
      </w:tr>
      <w:tr w:rsidR="00A61305" w:rsidRPr="00C467BE" w14:paraId="049C419D" w14:textId="77777777" w:rsidTr="00785A0A">
        <w:tc>
          <w:tcPr>
            <w:tcW w:w="1418" w:type="dxa"/>
          </w:tcPr>
          <w:p w14:paraId="627CA615" w14:textId="03AB1E87" w:rsidR="00A61305" w:rsidRPr="00633706" w:rsidRDefault="00A61305" w:rsidP="00A61305">
            <w:pPr>
              <w:spacing w:after="160" w:line="360" w:lineRule="auto"/>
              <w:rPr>
                <w:szCs w:val="19"/>
                <w:highlight w:val="green"/>
              </w:rPr>
            </w:pPr>
            <w:r w:rsidRPr="008650F6">
              <w:rPr>
                <w:b/>
                <w:bCs/>
                <w:szCs w:val="19"/>
              </w:rPr>
              <w:t>§ 35</w:t>
            </w:r>
          </w:p>
        </w:tc>
        <w:tc>
          <w:tcPr>
            <w:tcW w:w="7904" w:type="dxa"/>
          </w:tcPr>
          <w:p w14:paraId="62FC502A" w14:textId="7708D666" w:rsidR="00A61305" w:rsidRPr="003C2D98" w:rsidRDefault="00A61305" w:rsidP="00A61305">
            <w:pPr>
              <w:spacing w:after="160" w:line="360" w:lineRule="auto"/>
              <w:rPr>
                <w:szCs w:val="19"/>
              </w:rPr>
            </w:pPr>
            <w:r w:rsidRPr="003C2D98">
              <w:rPr>
                <w:b/>
                <w:bCs/>
                <w:szCs w:val="19"/>
              </w:rPr>
              <w:t>Depotrum</w:t>
            </w:r>
          </w:p>
        </w:tc>
      </w:tr>
      <w:tr w:rsidR="00A61305" w:rsidRPr="00C467BE" w14:paraId="512681BB" w14:textId="77777777" w:rsidTr="00785A0A">
        <w:tc>
          <w:tcPr>
            <w:tcW w:w="1418" w:type="dxa"/>
          </w:tcPr>
          <w:p w14:paraId="3E207D6D" w14:textId="6849C35E" w:rsidR="00A61305" w:rsidRPr="00414F8D" w:rsidRDefault="00A61305" w:rsidP="00A61305">
            <w:pPr>
              <w:spacing w:after="160" w:line="360" w:lineRule="auto"/>
              <w:rPr>
                <w:b/>
                <w:bCs/>
                <w:szCs w:val="19"/>
              </w:rPr>
            </w:pPr>
            <w:r w:rsidRPr="00414F8D">
              <w:rPr>
                <w:szCs w:val="19"/>
              </w:rPr>
              <w:t>§ 35, stk. 1</w:t>
            </w:r>
            <w:r w:rsidR="00837E97">
              <w:rPr>
                <w:szCs w:val="19"/>
              </w:rPr>
              <w:t>.</w:t>
            </w:r>
          </w:p>
        </w:tc>
        <w:tc>
          <w:tcPr>
            <w:tcW w:w="7904" w:type="dxa"/>
          </w:tcPr>
          <w:p w14:paraId="7F789CDB" w14:textId="41C7A5E4" w:rsidR="00A61305" w:rsidRPr="004154EB" w:rsidRDefault="00A61305" w:rsidP="00A61305">
            <w:pPr>
              <w:spacing w:after="160" w:line="360" w:lineRule="auto"/>
              <w:rPr>
                <w:b/>
                <w:bCs/>
                <w:szCs w:val="19"/>
              </w:rPr>
            </w:pPr>
            <w:r>
              <w:rPr>
                <w:szCs w:val="19"/>
              </w:rPr>
              <w:t xml:space="preserve">I </w:t>
            </w:r>
            <w:r w:rsidR="008650F6">
              <w:rPr>
                <w:szCs w:val="19"/>
              </w:rPr>
              <w:t xml:space="preserve">kælderen under de enkelte bygninger </w:t>
            </w:r>
            <w:r>
              <w:rPr>
                <w:szCs w:val="19"/>
              </w:rPr>
              <w:t xml:space="preserve">etableres som en del af fællesarealerne et </w:t>
            </w:r>
            <w:r w:rsidRPr="00217CDB">
              <w:rPr>
                <w:szCs w:val="19"/>
              </w:rPr>
              <w:t xml:space="preserve">depotrum som vist </w:t>
            </w:r>
            <w:r w:rsidRPr="00F26D06">
              <w:rPr>
                <w:szCs w:val="19"/>
              </w:rPr>
              <w:t xml:space="preserve">på det som </w:t>
            </w:r>
            <w:r w:rsidRPr="004B3A71">
              <w:rPr>
                <w:szCs w:val="19"/>
                <w:u w:val="single"/>
              </w:rPr>
              <w:t>bilag</w:t>
            </w:r>
            <w:r w:rsidR="00BB379A" w:rsidRPr="004B3A71">
              <w:rPr>
                <w:szCs w:val="19"/>
                <w:u w:val="single"/>
              </w:rPr>
              <w:t xml:space="preserve"> 35.1</w:t>
            </w:r>
            <w:r w:rsidRPr="008B4828">
              <w:rPr>
                <w:szCs w:val="19"/>
              </w:rPr>
              <w:t xml:space="preserve"> </w:t>
            </w:r>
            <w:r w:rsidRPr="00217CDB">
              <w:rPr>
                <w:szCs w:val="19"/>
              </w:rPr>
              <w:t xml:space="preserve">vedlagte </w:t>
            </w:r>
            <w:r>
              <w:rPr>
                <w:szCs w:val="19"/>
              </w:rPr>
              <w:t>plantegning</w:t>
            </w:r>
            <w:r w:rsidRPr="00217CDB">
              <w:rPr>
                <w:szCs w:val="19"/>
              </w:rPr>
              <w:t xml:space="preserve"> udarbejdet af </w:t>
            </w:r>
            <w:r>
              <w:rPr>
                <w:szCs w:val="19"/>
              </w:rPr>
              <w:t>[</w:t>
            </w:r>
            <w:r w:rsidRPr="00837E97">
              <w:rPr>
                <w:i/>
                <w:iCs/>
                <w:szCs w:val="19"/>
                <w:highlight w:val="yellow"/>
              </w:rPr>
              <w:t>indsæt landinspektør</w:t>
            </w:r>
            <w:r>
              <w:rPr>
                <w:szCs w:val="19"/>
              </w:rPr>
              <w:t>]</w:t>
            </w:r>
            <w:r w:rsidRPr="00C04756">
              <w:rPr>
                <w:szCs w:val="19"/>
              </w:rPr>
              <w:t xml:space="preserve"> af </w:t>
            </w:r>
            <w:r>
              <w:rPr>
                <w:szCs w:val="19"/>
              </w:rPr>
              <w:t>[</w:t>
            </w:r>
            <w:r w:rsidRPr="00837E97">
              <w:rPr>
                <w:i/>
                <w:iCs/>
                <w:szCs w:val="19"/>
                <w:highlight w:val="yellow"/>
              </w:rPr>
              <w:t>indsæt</w:t>
            </w:r>
            <w:r w:rsidRPr="00DD3787">
              <w:rPr>
                <w:szCs w:val="19"/>
                <w:highlight w:val="yellow"/>
              </w:rPr>
              <w:t xml:space="preserve"> </w:t>
            </w:r>
            <w:r w:rsidRPr="00837E97">
              <w:rPr>
                <w:i/>
                <w:iCs/>
                <w:szCs w:val="19"/>
                <w:highlight w:val="yellow"/>
              </w:rPr>
              <w:t>dato</w:t>
            </w:r>
            <w:r>
              <w:rPr>
                <w:szCs w:val="19"/>
              </w:rPr>
              <w:t>] (herefter ”</w:t>
            </w:r>
            <w:r w:rsidRPr="00DD3787">
              <w:rPr>
                <w:b/>
                <w:bCs/>
                <w:szCs w:val="19"/>
              </w:rPr>
              <w:t>Depotrummet</w:t>
            </w:r>
            <w:r>
              <w:rPr>
                <w:szCs w:val="19"/>
              </w:rPr>
              <w:t>”), som kan anvendes af Ejerforeningens medlemmer.</w:t>
            </w:r>
            <w:r w:rsidR="006D489E">
              <w:rPr>
                <w:szCs w:val="19"/>
              </w:rPr>
              <w:t xml:space="preserve"> </w:t>
            </w:r>
            <w:r w:rsidR="00C52B14" w:rsidRPr="00F044DD">
              <w:rPr>
                <w:bCs/>
              </w:rPr>
              <w:t>Depotrummet vil blive tinglyst som en del af arealet af de enkelte ejerlejligheder</w:t>
            </w:r>
            <w:r w:rsidR="00C52B14">
              <w:rPr>
                <w:bCs/>
              </w:rPr>
              <w:t>.</w:t>
            </w:r>
          </w:p>
        </w:tc>
      </w:tr>
      <w:tr w:rsidR="00A61305" w:rsidRPr="00C467BE" w14:paraId="7B39326B" w14:textId="77777777" w:rsidTr="00785A0A">
        <w:tc>
          <w:tcPr>
            <w:tcW w:w="1418" w:type="dxa"/>
          </w:tcPr>
          <w:p w14:paraId="3D125085" w14:textId="489DC98B" w:rsidR="00A61305" w:rsidRPr="00414F8D" w:rsidRDefault="00A61305" w:rsidP="00A61305">
            <w:pPr>
              <w:spacing w:after="160" w:line="360" w:lineRule="auto"/>
              <w:rPr>
                <w:szCs w:val="19"/>
              </w:rPr>
            </w:pPr>
            <w:r w:rsidRPr="00414F8D">
              <w:rPr>
                <w:szCs w:val="19"/>
              </w:rPr>
              <w:t>§ 35, stk. 2</w:t>
            </w:r>
            <w:r w:rsidR="00837E97">
              <w:rPr>
                <w:szCs w:val="19"/>
              </w:rPr>
              <w:t>.</w:t>
            </w:r>
          </w:p>
        </w:tc>
        <w:tc>
          <w:tcPr>
            <w:tcW w:w="7904" w:type="dxa"/>
          </w:tcPr>
          <w:p w14:paraId="02A7D23D" w14:textId="5770A6ED" w:rsidR="00A61305" w:rsidRDefault="00A61305" w:rsidP="00A61305">
            <w:pPr>
              <w:spacing w:after="160" w:line="360" w:lineRule="auto"/>
              <w:rPr>
                <w:szCs w:val="19"/>
              </w:rPr>
            </w:pPr>
            <w:r>
              <w:rPr>
                <w:szCs w:val="19"/>
              </w:rPr>
              <w:t>Alle udgifter til drift, vedligeholdelse og fornyelse af Depotrummet afholdes af Ejerforeningen, og udgifterne afholdes over fællesbidraget.</w:t>
            </w:r>
          </w:p>
        </w:tc>
      </w:tr>
      <w:tr w:rsidR="00A61305" w:rsidRPr="00C467BE" w14:paraId="557813EC" w14:textId="77777777" w:rsidTr="00785A0A">
        <w:tc>
          <w:tcPr>
            <w:tcW w:w="1418" w:type="dxa"/>
          </w:tcPr>
          <w:p w14:paraId="15F058E7" w14:textId="2AFD7B5E" w:rsidR="00A61305" w:rsidRPr="001A1405" w:rsidRDefault="00A61305" w:rsidP="00A61305">
            <w:pPr>
              <w:spacing w:after="160" w:line="360" w:lineRule="auto"/>
              <w:rPr>
                <w:b/>
                <w:bCs/>
                <w:szCs w:val="19"/>
              </w:rPr>
            </w:pPr>
            <w:r w:rsidRPr="00081205">
              <w:rPr>
                <w:b/>
                <w:bCs/>
                <w:szCs w:val="19"/>
              </w:rPr>
              <w:t>§ 36</w:t>
            </w:r>
          </w:p>
        </w:tc>
        <w:tc>
          <w:tcPr>
            <w:tcW w:w="7904" w:type="dxa"/>
          </w:tcPr>
          <w:p w14:paraId="408F5336" w14:textId="7E340F3E" w:rsidR="00A61305" w:rsidRPr="001A1405" w:rsidRDefault="00A61305" w:rsidP="00A61305">
            <w:pPr>
              <w:spacing w:after="160" w:line="360" w:lineRule="auto"/>
              <w:rPr>
                <w:b/>
                <w:bCs/>
                <w:szCs w:val="19"/>
              </w:rPr>
            </w:pPr>
            <w:r w:rsidRPr="001A1405">
              <w:rPr>
                <w:b/>
                <w:bCs/>
                <w:szCs w:val="19"/>
              </w:rPr>
              <w:t>Egenbestemmelsesret i Ejendommens bygninger</w:t>
            </w:r>
          </w:p>
        </w:tc>
      </w:tr>
      <w:tr w:rsidR="00A61305" w:rsidRPr="00C467BE" w14:paraId="303076BA" w14:textId="77777777" w:rsidTr="00785A0A">
        <w:tc>
          <w:tcPr>
            <w:tcW w:w="1418" w:type="dxa"/>
          </w:tcPr>
          <w:p w14:paraId="71AB3E55" w14:textId="70D8E03C" w:rsidR="00A61305" w:rsidRPr="00DA14DE" w:rsidRDefault="00A61305" w:rsidP="00A61305">
            <w:pPr>
              <w:spacing w:after="160" w:line="360" w:lineRule="auto"/>
              <w:rPr>
                <w:szCs w:val="19"/>
              </w:rPr>
            </w:pPr>
            <w:r w:rsidRPr="00DA14DE">
              <w:rPr>
                <w:szCs w:val="19"/>
              </w:rPr>
              <w:t>§ 36, stk. 1</w:t>
            </w:r>
            <w:r w:rsidR="00837E97" w:rsidRPr="00DA14DE">
              <w:rPr>
                <w:szCs w:val="19"/>
              </w:rPr>
              <w:t>.</w:t>
            </w:r>
          </w:p>
        </w:tc>
        <w:tc>
          <w:tcPr>
            <w:tcW w:w="7904" w:type="dxa"/>
          </w:tcPr>
          <w:p w14:paraId="51832BB4" w14:textId="7718F1D7" w:rsidR="00A61305" w:rsidRPr="00DA14DE" w:rsidRDefault="00A61305" w:rsidP="00443152">
            <w:pPr>
              <w:spacing w:after="160" w:line="360" w:lineRule="auto"/>
              <w:rPr>
                <w:szCs w:val="19"/>
              </w:rPr>
            </w:pPr>
            <w:r w:rsidRPr="00DA14DE">
              <w:rPr>
                <w:szCs w:val="19"/>
              </w:rPr>
              <w:t xml:space="preserve">I Ejerforeningens i alt 5 bygninger har </w:t>
            </w:r>
            <w:r w:rsidR="009E42E4">
              <w:rPr>
                <w:szCs w:val="19"/>
              </w:rPr>
              <w:t>ejerne</w:t>
            </w:r>
            <w:r w:rsidRPr="00DA14DE">
              <w:rPr>
                <w:szCs w:val="19"/>
              </w:rPr>
              <w:t xml:space="preserve"> i den enkelte bygning ret til </w:t>
            </w:r>
            <w:r w:rsidR="000E1CA9" w:rsidRPr="00DA14DE">
              <w:rPr>
                <w:szCs w:val="19"/>
              </w:rPr>
              <w:t xml:space="preserve">at </w:t>
            </w:r>
            <w:r w:rsidR="00443152" w:rsidRPr="00DA14DE">
              <w:rPr>
                <w:szCs w:val="19"/>
              </w:rPr>
              <w:t>anvende midler</w:t>
            </w:r>
            <w:r w:rsidR="00CB201E">
              <w:rPr>
                <w:szCs w:val="19"/>
              </w:rPr>
              <w:t xml:space="preserve">, som den pågældende bygnings medlemmer selv indbetaler, </w:t>
            </w:r>
            <w:r w:rsidR="00443152" w:rsidRPr="00DA14DE">
              <w:rPr>
                <w:szCs w:val="19"/>
              </w:rPr>
              <w:t xml:space="preserve">til </w:t>
            </w:r>
            <w:r w:rsidR="00EE0D3B">
              <w:rPr>
                <w:szCs w:val="19"/>
              </w:rPr>
              <w:t>udgifter</w:t>
            </w:r>
            <w:r w:rsidRPr="00DA14DE">
              <w:rPr>
                <w:szCs w:val="19"/>
              </w:rPr>
              <w:t xml:space="preserve">, </w:t>
            </w:r>
            <w:r w:rsidR="00EE0D3B">
              <w:rPr>
                <w:szCs w:val="19"/>
              </w:rPr>
              <w:t xml:space="preserve">der </w:t>
            </w:r>
            <w:r w:rsidRPr="00DA14DE">
              <w:rPr>
                <w:szCs w:val="19"/>
              </w:rPr>
              <w:t xml:space="preserve">alene </w:t>
            </w:r>
            <w:r w:rsidR="00EE0D3B">
              <w:rPr>
                <w:szCs w:val="19"/>
              </w:rPr>
              <w:t>vedrører anvendelse</w:t>
            </w:r>
            <w:r w:rsidR="009E42E4">
              <w:rPr>
                <w:szCs w:val="19"/>
              </w:rPr>
              <w:t>,</w:t>
            </w:r>
            <w:r w:rsidR="00EE0D3B">
              <w:rPr>
                <w:szCs w:val="19"/>
              </w:rPr>
              <w:t xml:space="preserve"> </w:t>
            </w:r>
            <w:r w:rsidR="009E42E4">
              <w:rPr>
                <w:szCs w:val="19"/>
              </w:rPr>
              <w:t>drift, ren- og vedligeholdelse af</w:t>
            </w:r>
            <w:r w:rsidRPr="00DA14DE">
              <w:rPr>
                <w:szCs w:val="19"/>
              </w:rPr>
              <w:t xml:space="preserve"> den enkelte bygning eller </w:t>
            </w:r>
            <w:r w:rsidR="00FE2571">
              <w:rPr>
                <w:szCs w:val="19"/>
              </w:rPr>
              <w:t>til fælles aktiviteter for</w:t>
            </w:r>
            <w:r w:rsidRPr="00DA14DE">
              <w:rPr>
                <w:szCs w:val="19"/>
              </w:rPr>
              <w:t xml:space="preserve"> </w:t>
            </w:r>
            <w:r w:rsidR="009E42E4">
              <w:rPr>
                <w:szCs w:val="19"/>
              </w:rPr>
              <w:t>ejerne af ejerlejligheder</w:t>
            </w:r>
            <w:r w:rsidRPr="00DA14DE">
              <w:rPr>
                <w:szCs w:val="19"/>
              </w:rPr>
              <w:t xml:space="preserve"> </w:t>
            </w:r>
            <w:r w:rsidR="00CB201E">
              <w:rPr>
                <w:szCs w:val="19"/>
              </w:rPr>
              <w:t xml:space="preserve">i </w:t>
            </w:r>
            <w:r w:rsidRPr="00DA14DE">
              <w:rPr>
                <w:szCs w:val="19"/>
              </w:rPr>
              <w:t>bygning</w:t>
            </w:r>
            <w:r w:rsidR="00CB201E">
              <w:rPr>
                <w:szCs w:val="19"/>
              </w:rPr>
              <w:t>en</w:t>
            </w:r>
            <w:r w:rsidRPr="00DA14DE">
              <w:rPr>
                <w:szCs w:val="19"/>
              </w:rPr>
              <w:t xml:space="preserve">. </w:t>
            </w:r>
          </w:p>
        </w:tc>
      </w:tr>
      <w:tr w:rsidR="00A61305" w:rsidRPr="00C467BE" w14:paraId="1C27F2B3" w14:textId="77777777" w:rsidTr="00785A0A">
        <w:tc>
          <w:tcPr>
            <w:tcW w:w="1418" w:type="dxa"/>
          </w:tcPr>
          <w:p w14:paraId="73D4C259" w14:textId="4B1F5E00" w:rsidR="00A61305" w:rsidRPr="00DA14DE" w:rsidRDefault="00A61305" w:rsidP="00A61305">
            <w:pPr>
              <w:spacing w:after="160" w:line="360" w:lineRule="auto"/>
              <w:rPr>
                <w:szCs w:val="19"/>
              </w:rPr>
            </w:pPr>
            <w:r w:rsidRPr="00DA14DE">
              <w:rPr>
                <w:szCs w:val="19"/>
              </w:rPr>
              <w:t>§ 36, stk. 2</w:t>
            </w:r>
            <w:r w:rsidR="00837E97" w:rsidRPr="00DA14DE">
              <w:rPr>
                <w:szCs w:val="19"/>
              </w:rPr>
              <w:t>.</w:t>
            </w:r>
          </w:p>
        </w:tc>
        <w:tc>
          <w:tcPr>
            <w:tcW w:w="7904" w:type="dxa"/>
          </w:tcPr>
          <w:p w14:paraId="4430B8A2" w14:textId="2FCD1E2D" w:rsidR="00A61305" w:rsidRPr="00DA14DE" w:rsidRDefault="00CC2E56" w:rsidP="00A61305">
            <w:pPr>
              <w:spacing w:after="160" w:line="360" w:lineRule="auto"/>
              <w:rPr>
                <w:szCs w:val="19"/>
              </w:rPr>
            </w:pPr>
            <w:r w:rsidRPr="00DA14DE">
              <w:rPr>
                <w:szCs w:val="19"/>
              </w:rPr>
              <w:t xml:space="preserve">Forhold </w:t>
            </w:r>
            <w:r w:rsidR="00A61305" w:rsidRPr="00DA14DE">
              <w:rPr>
                <w:szCs w:val="19"/>
              </w:rPr>
              <w:t xml:space="preserve">efter stk. 1 kan omfatte, men er ikke begrænset til, ekstra rengøring, kunstnerisk udsmykning eller </w:t>
            </w:r>
            <w:r w:rsidR="000E1CA9" w:rsidRPr="00DA14DE">
              <w:rPr>
                <w:szCs w:val="19"/>
              </w:rPr>
              <w:t xml:space="preserve">anskaffelse af </w:t>
            </w:r>
            <w:r w:rsidR="00A61305" w:rsidRPr="00DA14DE">
              <w:rPr>
                <w:szCs w:val="19"/>
              </w:rPr>
              <w:t xml:space="preserve">udstyr og brugsgenstande, der alene skal anvendes af </w:t>
            </w:r>
            <w:r w:rsidR="00081205">
              <w:rPr>
                <w:szCs w:val="19"/>
              </w:rPr>
              <w:t>ejerne</w:t>
            </w:r>
            <w:r w:rsidR="00A61305" w:rsidRPr="00DA14DE">
              <w:rPr>
                <w:szCs w:val="19"/>
              </w:rPr>
              <w:t xml:space="preserve"> af </w:t>
            </w:r>
            <w:r w:rsidR="00C53E99">
              <w:rPr>
                <w:szCs w:val="19"/>
              </w:rPr>
              <w:t xml:space="preserve">ejerlejligheder i </w:t>
            </w:r>
            <w:r w:rsidR="00A61305" w:rsidRPr="00DA14DE">
              <w:rPr>
                <w:szCs w:val="19"/>
              </w:rPr>
              <w:t>den pågældende bygning.</w:t>
            </w:r>
            <w:r w:rsidR="00FE2571">
              <w:rPr>
                <w:szCs w:val="19"/>
              </w:rPr>
              <w:t xml:space="preserve"> Der til kommer udgifter til fælles sociale eller andre aktivitet</w:t>
            </w:r>
            <w:r w:rsidR="00EB1DDE">
              <w:rPr>
                <w:szCs w:val="19"/>
              </w:rPr>
              <w:t>er.</w:t>
            </w:r>
          </w:p>
        </w:tc>
      </w:tr>
      <w:tr w:rsidR="00A61305" w:rsidRPr="00C467BE" w14:paraId="13A9DC9F" w14:textId="77777777" w:rsidTr="00785A0A">
        <w:tc>
          <w:tcPr>
            <w:tcW w:w="1418" w:type="dxa"/>
          </w:tcPr>
          <w:p w14:paraId="45AF1173" w14:textId="227297CD" w:rsidR="00A61305" w:rsidRPr="00DA14DE" w:rsidRDefault="00A61305" w:rsidP="00A61305">
            <w:pPr>
              <w:spacing w:after="160" w:line="360" w:lineRule="auto"/>
              <w:rPr>
                <w:szCs w:val="19"/>
              </w:rPr>
            </w:pPr>
            <w:r w:rsidRPr="00DA14DE">
              <w:rPr>
                <w:szCs w:val="19"/>
              </w:rPr>
              <w:t>§ 36. stk. 3</w:t>
            </w:r>
            <w:r w:rsidR="00492C24" w:rsidRPr="00DA14DE">
              <w:rPr>
                <w:szCs w:val="19"/>
              </w:rPr>
              <w:t>.</w:t>
            </w:r>
          </w:p>
        </w:tc>
        <w:tc>
          <w:tcPr>
            <w:tcW w:w="7904" w:type="dxa"/>
          </w:tcPr>
          <w:p w14:paraId="683D5319" w14:textId="05E8ACFC" w:rsidR="00A61305" w:rsidRPr="00DA14DE" w:rsidRDefault="00CC2E56" w:rsidP="00A61305">
            <w:pPr>
              <w:spacing w:after="160" w:line="360" w:lineRule="auto"/>
              <w:rPr>
                <w:szCs w:val="19"/>
              </w:rPr>
            </w:pPr>
            <w:r w:rsidRPr="00DA14DE">
              <w:rPr>
                <w:szCs w:val="19"/>
              </w:rPr>
              <w:t>Medlemsb</w:t>
            </w:r>
            <w:r w:rsidR="00A61305" w:rsidRPr="00DA14DE">
              <w:rPr>
                <w:szCs w:val="19"/>
              </w:rPr>
              <w:t xml:space="preserve">idrag til </w:t>
            </w:r>
            <w:r w:rsidRPr="00DA14DE">
              <w:rPr>
                <w:szCs w:val="19"/>
              </w:rPr>
              <w:t>forhold</w:t>
            </w:r>
            <w:r w:rsidR="00A61305" w:rsidRPr="00DA14DE">
              <w:rPr>
                <w:szCs w:val="19"/>
              </w:rPr>
              <w:t xml:space="preserve"> </w:t>
            </w:r>
            <w:r w:rsidRPr="00DA14DE">
              <w:rPr>
                <w:szCs w:val="19"/>
              </w:rPr>
              <w:t xml:space="preserve">omfattet af </w:t>
            </w:r>
            <w:r w:rsidR="006011DD" w:rsidRPr="00DA14DE">
              <w:rPr>
                <w:szCs w:val="19"/>
              </w:rPr>
              <w:t xml:space="preserve">stk. 1 </w:t>
            </w:r>
            <w:r w:rsidR="00A61305" w:rsidRPr="00DA14DE">
              <w:rPr>
                <w:szCs w:val="19"/>
              </w:rPr>
              <w:t>opkræves af Ejerforeningen</w:t>
            </w:r>
            <w:r w:rsidR="00C53E99">
              <w:rPr>
                <w:szCs w:val="19"/>
              </w:rPr>
              <w:t xml:space="preserve"> ud over bidrag til Ejerforeningen</w:t>
            </w:r>
            <w:r w:rsidR="00A61305" w:rsidRPr="00DA14DE">
              <w:rPr>
                <w:szCs w:val="19"/>
              </w:rPr>
              <w:t xml:space="preserve"> i forbindelse med opkrævningen </w:t>
            </w:r>
            <w:r w:rsidR="00E64805">
              <w:rPr>
                <w:szCs w:val="19"/>
              </w:rPr>
              <w:t xml:space="preserve">af </w:t>
            </w:r>
            <w:r w:rsidR="00A61305" w:rsidRPr="00DA14DE">
              <w:rPr>
                <w:szCs w:val="19"/>
              </w:rPr>
              <w:t>bidrag til Ejerforeningen.</w:t>
            </w:r>
          </w:p>
        </w:tc>
      </w:tr>
      <w:tr w:rsidR="00A61305" w:rsidRPr="00C467BE" w14:paraId="4B40AB11" w14:textId="77777777" w:rsidTr="00785A0A">
        <w:tc>
          <w:tcPr>
            <w:tcW w:w="1418" w:type="dxa"/>
          </w:tcPr>
          <w:p w14:paraId="19DA22BE" w14:textId="21364D2B" w:rsidR="00A61305" w:rsidRPr="00DA14DE" w:rsidRDefault="00A61305" w:rsidP="00A61305">
            <w:pPr>
              <w:spacing w:after="160" w:line="360" w:lineRule="auto"/>
              <w:rPr>
                <w:szCs w:val="19"/>
              </w:rPr>
            </w:pPr>
            <w:r w:rsidRPr="00DA14DE">
              <w:rPr>
                <w:szCs w:val="19"/>
              </w:rPr>
              <w:t>§ 36, stk. 5</w:t>
            </w:r>
            <w:r w:rsidR="00492C24" w:rsidRPr="00DA14DE">
              <w:rPr>
                <w:szCs w:val="19"/>
              </w:rPr>
              <w:t>.</w:t>
            </w:r>
          </w:p>
        </w:tc>
        <w:tc>
          <w:tcPr>
            <w:tcW w:w="7904" w:type="dxa"/>
          </w:tcPr>
          <w:p w14:paraId="6073884C" w14:textId="2C9D769D" w:rsidR="00A61305" w:rsidRPr="00DA14DE" w:rsidRDefault="00A61305" w:rsidP="00A61305">
            <w:pPr>
              <w:spacing w:after="160" w:line="360" w:lineRule="auto"/>
              <w:rPr>
                <w:szCs w:val="19"/>
              </w:rPr>
            </w:pPr>
            <w:r w:rsidRPr="00DA14DE">
              <w:rPr>
                <w:szCs w:val="19"/>
              </w:rPr>
              <w:t xml:space="preserve">Beslutninger om </w:t>
            </w:r>
            <w:r w:rsidR="00C53E99">
              <w:rPr>
                <w:szCs w:val="19"/>
              </w:rPr>
              <w:t xml:space="preserve">indbetaling </w:t>
            </w:r>
            <w:r w:rsidR="00E64805">
              <w:rPr>
                <w:szCs w:val="19"/>
              </w:rPr>
              <w:t xml:space="preserve">og anvendelse </w:t>
            </w:r>
            <w:r w:rsidR="00C53E99">
              <w:rPr>
                <w:szCs w:val="19"/>
              </w:rPr>
              <w:t xml:space="preserve">af </w:t>
            </w:r>
            <w:r w:rsidR="006011DD" w:rsidRPr="00DA14DE">
              <w:rPr>
                <w:szCs w:val="19"/>
              </w:rPr>
              <w:t>midler til forhold omfattet stk. 1</w:t>
            </w:r>
            <w:r w:rsidRPr="00DA14DE">
              <w:rPr>
                <w:szCs w:val="19"/>
              </w:rPr>
              <w:t xml:space="preserve"> træffes med tilslutning fra mindst 2/3 af ejerne i den enkelte bygning efter fordelingstal og antal, medmindre andet følger af ejerlejlighedsloven eller denne normalvedtægts §§ 6-7.</w:t>
            </w:r>
          </w:p>
        </w:tc>
      </w:tr>
      <w:tr w:rsidR="00A61305" w:rsidRPr="00C467BE" w14:paraId="4F8D2E70" w14:textId="77777777" w:rsidTr="00785A0A">
        <w:tc>
          <w:tcPr>
            <w:tcW w:w="1418" w:type="dxa"/>
          </w:tcPr>
          <w:p w14:paraId="6D4619EA" w14:textId="3B3B3F37" w:rsidR="00A61305" w:rsidRPr="00DA14DE" w:rsidRDefault="00A61305" w:rsidP="00A61305">
            <w:pPr>
              <w:spacing w:after="160" w:line="360" w:lineRule="auto"/>
              <w:rPr>
                <w:szCs w:val="19"/>
              </w:rPr>
            </w:pPr>
            <w:r w:rsidRPr="00DA14DE">
              <w:rPr>
                <w:szCs w:val="19"/>
              </w:rPr>
              <w:t>§ 36, stk. 4</w:t>
            </w:r>
            <w:r w:rsidR="00492C24" w:rsidRPr="00DA14DE">
              <w:rPr>
                <w:szCs w:val="19"/>
              </w:rPr>
              <w:t>.</w:t>
            </w:r>
          </w:p>
        </w:tc>
        <w:tc>
          <w:tcPr>
            <w:tcW w:w="7904" w:type="dxa"/>
          </w:tcPr>
          <w:p w14:paraId="355D18CD" w14:textId="50A97CD0" w:rsidR="00A61305" w:rsidRPr="00DA14DE" w:rsidRDefault="00A61305" w:rsidP="00A61305">
            <w:pPr>
              <w:spacing w:after="160" w:line="360" w:lineRule="auto"/>
              <w:rPr>
                <w:szCs w:val="19"/>
              </w:rPr>
            </w:pPr>
            <w:r w:rsidRPr="00DA14DE">
              <w:rPr>
                <w:szCs w:val="19"/>
              </w:rPr>
              <w:t xml:space="preserve">Vedtages en beslutning </w:t>
            </w:r>
            <w:r w:rsidR="006011DD" w:rsidRPr="00DA14DE">
              <w:rPr>
                <w:szCs w:val="19"/>
              </w:rPr>
              <w:t>efter stk. 1</w:t>
            </w:r>
            <w:r w:rsidRPr="00DA14DE">
              <w:rPr>
                <w:szCs w:val="19"/>
              </w:rPr>
              <w:t xml:space="preserve"> med det fornødne flertal, skal beslutningen straks meddeles </w:t>
            </w:r>
            <w:r w:rsidR="008255FA">
              <w:rPr>
                <w:szCs w:val="19"/>
              </w:rPr>
              <w:t xml:space="preserve">til </w:t>
            </w:r>
            <w:r w:rsidRPr="00DA14DE">
              <w:rPr>
                <w:szCs w:val="19"/>
              </w:rPr>
              <w:t xml:space="preserve">Ejerforeningens bestyrelse og administrator, således at medlemsbidrag kan opkræves </w:t>
            </w:r>
            <w:r w:rsidR="00B21CDE" w:rsidRPr="00DA14DE">
              <w:rPr>
                <w:szCs w:val="19"/>
              </w:rPr>
              <w:t xml:space="preserve">af </w:t>
            </w:r>
            <w:r w:rsidRPr="00DA14DE">
              <w:rPr>
                <w:szCs w:val="19"/>
              </w:rPr>
              <w:t>bestyrelsen eller administrator.</w:t>
            </w:r>
          </w:p>
        </w:tc>
      </w:tr>
      <w:tr w:rsidR="00A61305" w:rsidRPr="00C467BE" w14:paraId="1FEA8B14" w14:textId="77777777" w:rsidTr="00785A0A">
        <w:tc>
          <w:tcPr>
            <w:tcW w:w="1418" w:type="dxa"/>
          </w:tcPr>
          <w:p w14:paraId="543F1B12" w14:textId="6AF4FD97" w:rsidR="00A61305" w:rsidRPr="00DA14DE" w:rsidRDefault="00A61305" w:rsidP="00A61305">
            <w:pPr>
              <w:spacing w:after="160" w:line="360" w:lineRule="auto"/>
              <w:rPr>
                <w:szCs w:val="19"/>
              </w:rPr>
            </w:pPr>
            <w:r w:rsidRPr="00DA14DE">
              <w:rPr>
                <w:szCs w:val="19"/>
              </w:rPr>
              <w:t>§ 36, stk. 5</w:t>
            </w:r>
            <w:r w:rsidR="00492C24" w:rsidRPr="00DA14DE">
              <w:rPr>
                <w:szCs w:val="19"/>
              </w:rPr>
              <w:t>.</w:t>
            </w:r>
          </w:p>
        </w:tc>
        <w:tc>
          <w:tcPr>
            <w:tcW w:w="7904" w:type="dxa"/>
          </w:tcPr>
          <w:p w14:paraId="13FE5AB5" w14:textId="61DA648F" w:rsidR="00A61305" w:rsidRPr="00DA14DE" w:rsidRDefault="00A61305" w:rsidP="00A61305">
            <w:pPr>
              <w:spacing w:after="160" w:line="360" w:lineRule="auto"/>
              <w:rPr>
                <w:szCs w:val="19"/>
              </w:rPr>
            </w:pPr>
            <w:r w:rsidRPr="00DA14DE">
              <w:rPr>
                <w:szCs w:val="19"/>
              </w:rPr>
              <w:t xml:space="preserve">Ejerforeningen hæfter ikke for medlemmers beslutninger </w:t>
            </w:r>
            <w:r w:rsidR="00B21CDE" w:rsidRPr="00DA14DE">
              <w:rPr>
                <w:szCs w:val="19"/>
              </w:rPr>
              <w:t>om anvendelse af egne midler efter stk. 1.</w:t>
            </w:r>
          </w:p>
        </w:tc>
      </w:tr>
      <w:tr w:rsidR="00DA5A38" w:rsidRPr="00C467BE" w14:paraId="487055D7" w14:textId="77777777" w:rsidTr="00785A0A">
        <w:tc>
          <w:tcPr>
            <w:tcW w:w="1418" w:type="dxa"/>
          </w:tcPr>
          <w:p w14:paraId="72B4CB40" w14:textId="41F6724C" w:rsidR="00DA5A38" w:rsidRPr="00DA14DE" w:rsidRDefault="00DA5A38" w:rsidP="00A61305">
            <w:pPr>
              <w:spacing w:after="160" w:line="360" w:lineRule="auto"/>
              <w:rPr>
                <w:szCs w:val="19"/>
              </w:rPr>
            </w:pPr>
            <w:r w:rsidRPr="00DA14DE">
              <w:rPr>
                <w:szCs w:val="19"/>
              </w:rPr>
              <w:t>§ 36, stk. 6.</w:t>
            </w:r>
          </w:p>
        </w:tc>
        <w:tc>
          <w:tcPr>
            <w:tcW w:w="7904" w:type="dxa"/>
          </w:tcPr>
          <w:p w14:paraId="1CE641A0" w14:textId="04249141" w:rsidR="00DA5A38" w:rsidRPr="00DA14DE" w:rsidRDefault="00A63E17" w:rsidP="00A61305">
            <w:pPr>
              <w:spacing w:after="160" w:line="360" w:lineRule="auto"/>
              <w:rPr>
                <w:szCs w:val="19"/>
              </w:rPr>
            </w:pPr>
            <w:r w:rsidRPr="00DA14DE">
              <w:rPr>
                <w:szCs w:val="19"/>
              </w:rPr>
              <w:t>D</w:t>
            </w:r>
            <w:r w:rsidR="00DA5A38" w:rsidRPr="00DA14DE">
              <w:rPr>
                <w:szCs w:val="19"/>
              </w:rPr>
              <w:t xml:space="preserve">e enkelte bygninger har ikke </w:t>
            </w:r>
            <w:r w:rsidRPr="00DA14DE">
              <w:rPr>
                <w:szCs w:val="19"/>
              </w:rPr>
              <w:t xml:space="preserve">egenbestemmelsesret i øvrigt og er </w:t>
            </w:r>
            <w:r w:rsidR="00CB252F" w:rsidRPr="00DA14DE">
              <w:rPr>
                <w:szCs w:val="19"/>
              </w:rPr>
              <w:t xml:space="preserve">således </w:t>
            </w:r>
            <w:r w:rsidRPr="00DA14DE">
              <w:rPr>
                <w:szCs w:val="19"/>
              </w:rPr>
              <w:t xml:space="preserve">i alle øvrige henseender underlagt Ejerforeningen. </w:t>
            </w:r>
          </w:p>
        </w:tc>
      </w:tr>
      <w:tr w:rsidR="00A61305" w:rsidRPr="00C467BE" w14:paraId="176561C7" w14:textId="77777777" w:rsidTr="00785A0A">
        <w:tc>
          <w:tcPr>
            <w:tcW w:w="1418" w:type="dxa"/>
          </w:tcPr>
          <w:p w14:paraId="430575AA" w14:textId="404066C5" w:rsidR="00A61305" w:rsidRPr="00633706" w:rsidRDefault="00A61305" w:rsidP="00A61305">
            <w:pPr>
              <w:spacing w:after="160" w:line="360" w:lineRule="auto"/>
              <w:rPr>
                <w:szCs w:val="19"/>
                <w:highlight w:val="green"/>
              </w:rPr>
            </w:pPr>
            <w:r w:rsidRPr="00E64805">
              <w:rPr>
                <w:b/>
                <w:bCs/>
                <w:szCs w:val="19"/>
              </w:rPr>
              <w:t>§ 37</w:t>
            </w:r>
          </w:p>
        </w:tc>
        <w:tc>
          <w:tcPr>
            <w:tcW w:w="7904" w:type="dxa"/>
          </w:tcPr>
          <w:p w14:paraId="437FC2EA" w14:textId="5B957E67" w:rsidR="00A61305" w:rsidRPr="00633706" w:rsidRDefault="00A61305" w:rsidP="00A61305">
            <w:pPr>
              <w:spacing w:after="160" w:line="360" w:lineRule="auto"/>
              <w:rPr>
                <w:szCs w:val="19"/>
                <w:highlight w:val="green"/>
              </w:rPr>
            </w:pPr>
            <w:r w:rsidRPr="003C2D98">
              <w:rPr>
                <w:b/>
                <w:bCs/>
                <w:szCs w:val="19"/>
              </w:rPr>
              <w:t>Påtaleret</w:t>
            </w:r>
          </w:p>
        </w:tc>
      </w:tr>
      <w:tr w:rsidR="00A61305" w:rsidRPr="00C467BE" w14:paraId="355462E0" w14:textId="77777777" w:rsidTr="00785A0A">
        <w:tc>
          <w:tcPr>
            <w:tcW w:w="1418" w:type="dxa"/>
          </w:tcPr>
          <w:p w14:paraId="7EFB4D4A" w14:textId="5A53CDA5" w:rsidR="00A61305" w:rsidRPr="005761AE" w:rsidRDefault="00A61305" w:rsidP="00A61305">
            <w:pPr>
              <w:spacing w:after="160" w:line="360" w:lineRule="auto"/>
              <w:rPr>
                <w:b/>
                <w:bCs/>
                <w:szCs w:val="19"/>
              </w:rPr>
            </w:pPr>
            <w:r w:rsidRPr="005761AE">
              <w:rPr>
                <w:szCs w:val="19"/>
              </w:rPr>
              <w:t>§ 3</w:t>
            </w:r>
            <w:r>
              <w:rPr>
                <w:szCs w:val="19"/>
              </w:rPr>
              <w:t>7</w:t>
            </w:r>
            <w:r w:rsidRPr="005761AE">
              <w:rPr>
                <w:szCs w:val="19"/>
              </w:rPr>
              <w:t>, stk. 1</w:t>
            </w:r>
          </w:p>
        </w:tc>
        <w:tc>
          <w:tcPr>
            <w:tcW w:w="7904" w:type="dxa"/>
          </w:tcPr>
          <w:p w14:paraId="294676F4" w14:textId="77777777" w:rsidR="00A61305" w:rsidRPr="005F7A93" w:rsidRDefault="00A61305" w:rsidP="00A61305">
            <w:pPr>
              <w:spacing w:after="160" w:line="360" w:lineRule="auto"/>
              <w:rPr>
                <w:szCs w:val="19"/>
              </w:rPr>
            </w:pPr>
            <w:r w:rsidRPr="005F7A93">
              <w:rPr>
                <w:szCs w:val="19"/>
              </w:rPr>
              <w:t>Påtaleberettiget er Ejerforeningen ved dens bestyrelse.</w:t>
            </w:r>
          </w:p>
          <w:p w14:paraId="09D11662" w14:textId="19B4052A" w:rsidR="00A61305" w:rsidRPr="005F7A93" w:rsidRDefault="00A61305" w:rsidP="00A61305">
            <w:pPr>
              <w:spacing w:after="160" w:line="360" w:lineRule="auto"/>
              <w:rPr>
                <w:b/>
                <w:bCs/>
                <w:szCs w:val="19"/>
              </w:rPr>
            </w:pPr>
            <w:bookmarkStart w:id="18" w:name="_Hlk103013602"/>
            <w:r w:rsidRPr="005F7A93">
              <w:rPr>
                <w:szCs w:val="19"/>
              </w:rPr>
              <w:t xml:space="preserve">Derudover er </w:t>
            </w:r>
            <w:r w:rsidR="00A36BA1">
              <w:rPr>
                <w:szCs w:val="19"/>
              </w:rPr>
              <w:t>Ejendomsselskabet Strandgade 10</w:t>
            </w:r>
            <w:r w:rsidRPr="005F7A93">
              <w:rPr>
                <w:szCs w:val="19"/>
              </w:rPr>
              <w:t xml:space="preserve"> ApS, CVR nr. </w:t>
            </w:r>
            <w:r w:rsidR="00A36BA1" w:rsidRPr="00A36BA1">
              <w:rPr>
                <w:szCs w:val="19"/>
              </w:rPr>
              <w:t>29310793</w:t>
            </w:r>
            <w:r w:rsidRPr="005F7A93">
              <w:rPr>
                <w:szCs w:val="19"/>
              </w:rPr>
              <w:t xml:space="preserve"> påtaleberettiget, så længe </w:t>
            </w:r>
            <w:r w:rsidR="007F6ACF">
              <w:rPr>
                <w:szCs w:val="19"/>
              </w:rPr>
              <w:t>Ejendomsselskabet Strandgade 10</w:t>
            </w:r>
            <w:r w:rsidR="007F6ACF" w:rsidRPr="005F7A93">
              <w:rPr>
                <w:szCs w:val="19"/>
              </w:rPr>
              <w:t xml:space="preserve"> </w:t>
            </w:r>
            <w:r w:rsidRPr="005F7A93">
              <w:rPr>
                <w:szCs w:val="19"/>
              </w:rPr>
              <w:t xml:space="preserve">ApS ejer én eller flere af </w:t>
            </w:r>
            <w:r w:rsidR="007F6ACF">
              <w:rPr>
                <w:szCs w:val="19"/>
              </w:rPr>
              <w:t>e</w:t>
            </w:r>
            <w:r w:rsidRPr="005F7A93">
              <w:rPr>
                <w:szCs w:val="19"/>
              </w:rPr>
              <w:t>jerlejlighederne.</w:t>
            </w:r>
            <w:bookmarkEnd w:id="18"/>
          </w:p>
        </w:tc>
      </w:tr>
      <w:tr w:rsidR="00D25E20" w:rsidRPr="00C467BE" w14:paraId="4E13C7DD" w14:textId="77777777" w:rsidTr="00785A0A">
        <w:tc>
          <w:tcPr>
            <w:tcW w:w="1418" w:type="dxa"/>
          </w:tcPr>
          <w:p w14:paraId="37209CE8" w14:textId="77777777" w:rsidR="00D25E20" w:rsidRPr="005761AE" w:rsidRDefault="00D25E20" w:rsidP="00D25E20">
            <w:pPr>
              <w:spacing w:after="160" w:line="360" w:lineRule="auto"/>
              <w:rPr>
                <w:szCs w:val="19"/>
              </w:rPr>
            </w:pPr>
          </w:p>
        </w:tc>
        <w:tc>
          <w:tcPr>
            <w:tcW w:w="7904" w:type="dxa"/>
          </w:tcPr>
          <w:p w14:paraId="79305402" w14:textId="77D33866" w:rsidR="00D25E20" w:rsidRPr="00441475" w:rsidRDefault="00D25E20" w:rsidP="00D25E20">
            <w:pPr>
              <w:spacing w:after="160" w:line="360" w:lineRule="auto"/>
              <w:rPr>
                <w:szCs w:val="19"/>
              </w:rPr>
            </w:pPr>
            <w:r>
              <w:rPr>
                <w:b/>
                <w:bCs/>
                <w:szCs w:val="19"/>
              </w:rPr>
              <w:t>Bilag</w:t>
            </w:r>
          </w:p>
        </w:tc>
      </w:tr>
      <w:tr w:rsidR="00D25E20" w:rsidRPr="00C467BE" w14:paraId="4B3902AA" w14:textId="77777777" w:rsidTr="00785A0A">
        <w:tc>
          <w:tcPr>
            <w:tcW w:w="1418" w:type="dxa"/>
          </w:tcPr>
          <w:p w14:paraId="66F8A4A3" w14:textId="65281649" w:rsidR="00D25E20" w:rsidRPr="00A809C6" w:rsidRDefault="00D25E20" w:rsidP="00D25E20">
            <w:pPr>
              <w:spacing w:after="160" w:line="360" w:lineRule="auto"/>
              <w:rPr>
                <w:szCs w:val="19"/>
              </w:rPr>
            </w:pPr>
            <w:bookmarkStart w:id="19" w:name="_Hlk111797842"/>
            <w:r w:rsidRPr="00A809C6">
              <w:rPr>
                <w:szCs w:val="19"/>
              </w:rPr>
              <w:t>Bilag 1.4a</w:t>
            </w:r>
          </w:p>
        </w:tc>
        <w:tc>
          <w:tcPr>
            <w:tcW w:w="7904" w:type="dxa"/>
          </w:tcPr>
          <w:p w14:paraId="6BD0FAF9" w14:textId="2E16CA56" w:rsidR="00D25E20" w:rsidRPr="00A809C6" w:rsidRDefault="00D25E20" w:rsidP="00D25E20">
            <w:pPr>
              <w:spacing w:after="160" w:line="360" w:lineRule="auto"/>
              <w:rPr>
                <w:b/>
                <w:bCs/>
                <w:szCs w:val="19"/>
              </w:rPr>
            </w:pPr>
            <w:r w:rsidRPr="00A809C6">
              <w:rPr>
                <w:szCs w:val="19"/>
              </w:rPr>
              <w:t xml:space="preserve">Anmeldelse og fortegnelse over ejerlejligheder udarbejdet af </w:t>
            </w:r>
            <w:r w:rsidR="004B3A71" w:rsidRPr="00A809C6">
              <w:rPr>
                <w:szCs w:val="19"/>
              </w:rPr>
              <w:t>[</w:t>
            </w:r>
            <w:r w:rsidR="004B3A71" w:rsidRPr="00A809C6">
              <w:rPr>
                <w:i/>
                <w:iCs/>
                <w:szCs w:val="19"/>
                <w:highlight w:val="yellow"/>
              </w:rPr>
              <w:t>indsæt l</w:t>
            </w:r>
            <w:r w:rsidRPr="00A809C6">
              <w:rPr>
                <w:i/>
                <w:iCs/>
                <w:szCs w:val="19"/>
                <w:highlight w:val="yellow"/>
              </w:rPr>
              <w:t>andinspektør</w:t>
            </w:r>
            <w:r w:rsidR="004B3A71" w:rsidRPr="00A809C6">
              <w:rPr>
                <w:szCs w:val="19"/>
              </w:rPr>
              <w:t>]</w:t>
            </w:r>
            <w:r w:rsidRPr="00A809C6">
              <w:rPr>
                <w:szCs w:val="19"/>
              </w:rPr>
              <w:t>.</w:t>
            </w:r>
          </w:p>
        </w:tc>
      </w:tr>
      <w:tr w:rsidR="00D25E20" w:rsidRPr="00C467BE" w14:paraId="59AF9DF9" w14:textId="77777777" w:rsidTr="00785A0A">
        <w:tc>
          <w:tcPr>
            <w:tcW w:w="1418" w:type="dxa"/>
          </w:tcPr>
          <w:p w14:paraId="2C018E6A" w14:textId="414C46ED" w:rsidR="00D25E20" w:rsidRPr="00A809C6" w:rsidRDefault="00D25E20" w:rsidP="00D25E20">
            <w:pPr>
              <w:spacing w:after="160" w:line="360" w:lineRule="auto"/>
              <w:rPr>
                <w:szCs w:val="19"/>
              </w:rPr>
            </w:pPr>
            <w:r w:rsidRPr="00A809C6">
              <w:rPr>
                <w:szCs w:val="19"/>
              </w:rPr>
              <w:t>Bilag 35.1</w:t>
            </w:r>
          </w:p>
        </w:tc>
        <w:tc>
          <w:tcPr>
            <w:tcW w:w="7904" w:type="dxa"/>
          </w:tcPr>
          <w:p w14:paraId="52C138DF" w14:textId="0F740378" w:rsidR="00D25E20" w:rsidRPr="00A809C6" w:rsidRDefault="00D25E20" w:rsidP="00D25E20">
            <w:pPr>
              <w:spacing w:after="160" w:line="360" w:lineRule="auto"/>
              <w:rPr>
                <w:szCs w:val="19"/>
              </w:rPr>
            </w:pPr>
            <w:r w:rsidRPr="00A809C6">
              <w:rPr>
                <w:szCs w:val="19"/>
              </w:rPr>
              <w:t xml:space="preserve">Plantegning over depotrum udarbejdet af </w:t>
            </w:r>
            <w:r w:rsidR="004747C1" w:rsidRPr="00A809C6">
              <w:rPr>
                <w:szCs w:val="19"/>
              </w:rPr>
              <w:t>[</w:t>
            </w:r>
            <w:r w:rsidR="004747C1" w:rsidRPr="00A809C6">
              <w:rPr>
                <w:i/>
                <w:iCs/>
                <w:szCs w:val="19"/>
                <w:highlight w:val="yellow"/>
              </w:rPr>
              <w:t>indsæt l</w:t>
            </w:r>
            <w:r w:rsidRPr="00A809C6">
              <w:rPr>
                <w:i/>
                <w:iCs/>
                <w:szCs w:val="19"/>
                <w:highlight w:val="yellow"/>
              </w:rPr>
              <w:t>andinspektør</w:t>
            </w:r>
            <w:r w:rsidR="004747C1" w:rsidRPr="00A809C6">
              <w:rPr>
                <w:szCs w:val="19"/>
              </w:rPr>
              <w:t>].</w:t>
            </w:r>
          </w:p>
        </w:tc>
      </w:tr>
    </w:tbl>
    <w:p w14:paraId="4AEBD787" w14:textId="48D080CA" w:rsidR="00C8764A" w:rsidRDefault="00B4211F" w:rsidP="00E504FE">
      <w:bookmarkStart w:id="20" w:name="Tekst13"/>
      <w:bookmarkEnd w:id="19"/>
      <w:r>
        <w:t xml:space="preserve">   </w:t>
      </w:r>
      <w:bookmarkEnd w:id="20"/>
    </w:p>
    <w:p w14:paraId="54B82F95" w14:textId="77777777" w:rsidR="0094332D" w:rsidRDefault="0094332D" w:rsidP="00E504FE"/>
    <w:p w14:paraId="193C9D48" w14:textId="1402CE84" w:rsidR="00297A53" w:rsidRDefault="00AC5964" w:rsidP="00F92397">
      <w:pPr>
        <w:jc w:val="left"/>
      </w:pPr>
      <w:r>
        <w:t xml:space="preserve">Særvedtægterne </w:t>
      </w:r>
      <w:r w:rsidR="00F92397">
        <w:t>begæres tinglyst servitutstiftende på ejendommen matr.nr.</w:t>
      </w:r>
      <w:r w:rsidR="00297A53">
        <w:t xml:space="preserve"> </w:t>
      </w:r>
      <w:r w:rsidR="000B5415" w:rsidRPr="005F7A93">
        <w:rPr>
          <w:szCs w:val="19"/>
        </w:rPr>
        <w:t>matr.nr. 195c Ebeltoft Bygrunde</w:t>
      </w:r>
      <w:r w:rsidR="00387564" w:rsidRPr="005F7A93">
        <w:t>,</w:t>
      </w:r>
      <w:r w:rsidR="00387564">
        <w:t xml:space="preserve"> herunder ejerlejlighederne </w:t>
      </w:r>
      <w:r w:rsidR="00387564" w:rsidRPr="007F6ACF">
        <w:t xml:space="preserve">nr. </w:t>
      </w:r>
      <w:r w:rsidR="000B5415" w:rsidRPr="007F6ACF">
        <w:t>1-</w:t>
      </w:r>
      <w:r w:rsidR="00D25E20" w:rsidRPr="007F6ACF">
        <w:t>58</w:t>
      </w:r>
      <w:r w:rsidR="00F72418" w:rsidRPr="007F6ACF">
        <w:t>.</w:t>
      </w:r>
    </w:p>
    <w:p w14:paraId="456A9E76" w14:textId="77777777" w:rsidR="00297A53" w:rsidRDefault="00297A53" w:rsidP="00F92397">
      <w:pPr>
        <w:jc w:val="left"/>
      </w:pPr>
    </w:p>
    <w:p w14:paraId="1433654E" w14:textId="77777777" w:rsidR="00F92397" w:rsidRDefault="00F92397" w:rsidP="00F92397">
      <w:pPr>
        <w:jc w:val="left"/>
      </w:pPr>
    </w:p>
    <w:p w14:paraId="12C20D3F" w14:textId="18B8F2D0" w:rsidR="00B26D9E" w:rsidRDefault="00B26D9E" w:rsidP="005B34FD">
      <w:pPr>
        <w:jc w:val="left"/>
      </w:pPr>
      <w:r>
        <w:t>Nærværende vedtægter er vedtaget på</w:t>
      </w:r>
      <w:r w:rsidR="0061582D">
        <w:t xml:space="preserve"> stiftende </w:t>
      </w:r>
      <w:r>
        <w:t xml:space="preserve">generalforsamling den </w:t>
      </w:r>
      <w:bookmarkStart w:id="21" w:name="Tekst7"/>
      <w:r w:rsidR="00B4211F">
        <w:t>[</w:t>
      </w:r>
      <w:r w:rsidR="00B4211F" w:rsidRPr="007D3DD7">
        <w:rPr>
          <w:i/>
          <w:iCs/>
          <w:highlight w:val="yellow"/>
        </w:rPr>
        <w:t>indsæt dato</w:t>
      </w:r>
      <w:r w:rsidR="00B4211F">
        <w:t>]</w:t>
      </w:r>
      <w:bookmarkEnd w:id="21"/>
      <w:r w:rsidR="00F92397">
        <w:t>.</w:t>
      </w:r>
    </w:p>
    <w:p w14:paraId="3982EE4C" w14:textId="77777777" w:rsidR="00AF3B77" w:rsidRDefault="00AF3B77" w:rsidP="005B34FD">
      <w:pPr>
        <w:jc w:val="left"/>
      </w:pPr>
    </w:p>
    <w:p w14:paraId="6EFCAD3A" w14:textId="77777777" w:rsidR="00B26D9E" w:rsidRDefault="00B26D9E" w:rsidP="005B34FD">
      <w:pPr>
        <w:jc w:val="left"/>
      </w:pPr>
    </w:p>
    <w:p w14:paraId="6E8E7F2E" w14:textId="77777777" w:rsidR="00F72418" w:rsidRDefault="00F72418" w:rsidP="005B34FD">
      <w:pPr>
        <w:jc w:val="left"/>
      </w:pPr>
    </w:p>
    <w:p w14:paraId="6BB20450" w14:textId="77777777" w:rsidR="00B26D9E" w:rsidRDefault="00D927B8" w:rsidP="005B34FD">
      <w:pPr>
        <w:jc w:val="left"/>
      </w:pPr>
      <w:r>
        <w:t xml:space="preserve">Som </w:t>
      </w:r>
      <w:bookmarkStart w:id="22" w:name="Tekst12"/>
      <w:r w:rsidR="00B4211F">
        <w:t>[dirigent / ejer]</w:t>
      </w:r>
      <w:bookmarkEnd w:id="22"/>
      <w:r>
        <w:t>:</w:t>
      </w:r>
    </w:p>
    <w:p w14:paraId="275C73F7" w14:textId="77777777" w:rsidR="00D927B8" w:rsidRDefault="00D927B8" w:rsidP="005B34FD">
      <w:pPr>
        <w:jc w:val="left"/>
      </w:pPr>
    </w:p>
    <w:p w14:paraId="20D98ACC" w14:textId="77777777" w:rsidR="00D927B8" w:rsidRDefault="00D927B8" w:rsidP="005B34FD">
      <w:pPr>
        <w:jc w:val="left"/>
      </w:pPr>
    </w:p>
    <w:p w14:paraId="54AE7333" w14:textId="77777777" w:rsidR="00D927B8" w:rsidRDefault="00D927B8" w:rsidP="005B34FD">
      <w:pPr>
        <w:jc w:val="left"/>
      </w:pPr>
      <w:r>
        <w:t xml:space="preserve">___________________________________ </w:t>
      </w:r>
    </w:p>
    <w:p w14:paraId="1140BBBE" w14:textId="6CD8BB26" w:rsidR="009C77FA" w:rsidRPr="009C77FA" w:rsidRDefault="00B4211F" w:rsidP="000B5415">
      <w:pPr>
        <w:jc w:val="left"/>
      </w:pPr>
      <w:bookmarkStart w:id="23" w:name="Tekst8"/>
      <w:r>
        <w:t>[indsæt navn]</w:t>
      </w:r>
      <w:bookmarkEnd w:id="23"/>
    </w:p>
    <w:p w14:paraId="71FA3E19" w14:textId="282D3E18" w:rsidR="009C77FA" w:rsidRPr="009C77FA" w:rsidRDefault="009C77FA" w:rsidP="009C77FA"/>
    <w:sectPr w:rsidR="009C77FA" w:rsidRPr="009C77FA" w:rsidSect="00AE4F12">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2268" w:right="1418" w:bottom="1701" w:left="1418" w:header="0"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Anette Kusk - DAHL" w:date="2022-09-12T20:41:00Z" w:initials="AKD">
    <w:p w14:paraId="72646B3A" w14:textId="77777777" w:rsidR="0013254F" w:rsidRDefault="0013254F" w:rsidP="00240081">
      <w:pPr>
        <w:pStyle w:val="Kommentartekst"/>
        <w:jc w:val="left"/>
      </w:pPr>
      <w:r>
        <w:rPr>
          <w:rStyle w:val="Kommentarhenvisning"/>
        </w:rPr>
        <w:annotationRef/>
      </w:r>
      <w:r>
        <w:t>Identificeres nærmere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646B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A17EB" w16cex:dateUtc="2022-09-12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646B3A" w16cid:durableId="26CA17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967DA" w14:textId="77777777" w:rsidR="00C80CE8" w:rsidRDefault="00C80CE8" w:rsidP="006333D9">
      <w:r>
        <w:separator/>
      </w:r>
    </w:p>
  </w:endnote>
  <w:endnote w:type="continuationSeparator" w:id="0">
    <w:p w14:paraId="1FC9B0EE" w14:textId="77777777" w:rsidR="00C80CE8" w:rsidRDefault="00C80CE8" w:rsidP="00633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utiger Light">
    <w:altName w:val="Century Gothic"/>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71661" w14:textId="77777777" w:rsidR="00B4211F" w:rsidRDefault="00B4211F">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957077"/>
      <w:docPartObj>
        <w:docPartGallery w:val="Page Numbers (Bottom of Page)"/>
        <w:docPartUnique/>
      </w:docPartObj>
    </w:sdtPr>
    <w:sdtEndPr/>
    <w:sdtContent>
      <w:sdt>
        <w:sdtPr>
          <w:id w:val="-1769616900"/>
          <w:docPartObj>
            <w:docPartGallery w:val="Page Numbers (Top of Page)"/>
            <w:docPartUnique/>
          </w:docPartObj>
        </w:sdtPr>
        <w:sdtEndPr/>
        <w:sdtContent>
          <w:p w14:paraId="24D27ADB" w14:textId="77777777" w:rsidR="0094332D" w:rsidRDefault="0094332D">
            <w:pPr>
              <w:pStyle w:val="Sidefod"/>
              <w:jc w:val="right"/>
            </w:pPr>
            <w:r w:rsidRPr="000F2706">
              <w:rPr>
                <w:sz w:val="14"/>
                <w:szCs w:val="14"/>
              </w:rPr>
              <w:fldChar w:fldCharType="begin"/>
            </w:r>
            <w:r w:rsidRPr="000F2706">
              <w:rPr>
                <w:sz w:val="14"/>
                <w:szCs w:val="14"/>
              </w:rPr>
              <w:instrText>PAGE</w:instrText>
            </w:r>
            <w:r w:rsidRPr="000F2706">
              <w:rPr>
                <w:sz w:val="14"/>
                <w:szCs w:val="14"/>
              </w:rPr>
              <w:fldChar w:fldCharType="separate"/>
            </w:r>
            <w:r w:rsidRPr="000F2706">
              <w:rPr>
                <w:sz w:val="14"/>
                <w:szCs w:val="14"/>
              </w:rPr>
              <w:t>2</w:t>
            </w:r>
            <w:r w:rsidRPr="000F2706">
              <w:rPr>
                <w:sz w:val="14"/>
                <w:szCs w:val="14"/>
              </w:rPr>
              <w:fldChar w:fldCharType="end"/>
            </w:r>
            <w:r w:rsidRPr="000F2706">
              <w:rPr>
                <w:sz w:val="14"/>
                <w:szCs w:val="14"/>
              </w:rPr>
              <w:t xml:space="preserve"> af </w:t>
            </w:r>
            <w:r w:rsidRPr="000F2706">
              <w:rPr>
                <w:sz w:val="14"/>
                <w:szCs w:val="14"/>
              </w:rPr>
              <w:fldChar w:fldCharType="begin"/>
            </w:r>
            <w:r w:rsidRPr="000F2706">
              <w:rPr>
                <w:sz w:val="14"/>
                <w:szCs w:val="14"/>
              </w:rPr>
              <w:instrText>NUMPAGES</w:instrText>
            </w:r>
            <w:r w:rsidRPr="000F2706">
              <w:rPr>
                <w:sz w:val="14"/>
                <w:szCs w:val="14"/>
              </w:rPr>
              <w:fldChar w:fldCharType="separate"/>
            </w:r>
            <w:r w:rsidRPr="000F2706">
              <w:rPr>
                <w:sz w:val="14"/>
                <w:szCs w:val="14"/>
              </w:rPr>
              <w:t>2</w:t>
            </w:r>
            <w:r w:rsidRPr="000F2706">
              <w:rPr>
                <w:sz w:val="14"/>
                <w:szCs w:val="14"/>
              </w:rPr>
              <w:fldChar w:fldCharType="end"/>
            </w:r>
          </w:p>
        </w:sdtContent>
      </w:sdt>
    </w:sdtContent>
  </w:sdt>
  <w:p w14:paraId="39BFEC64" w14:textId="77777777" w:rsidR="0094332D" w:rsidRPr="00F6603B" w:rsidRDefault="0094332D" w:rsidP="00F6603B">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74036" w14:textId="77777777" w:rsidR="00B4211F" w:rsidRDefault="00B4211F">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BC057" w14:textId="77777777" w:rsidR="00C80CE8" w:rsidRDefault="00C80CE8" w:rsidP="006333D9">
      <w:r>
        <w:separator/>
      </w:r>
    </w:p>
  </w:footnote>
  <w:footnote w:type="continuationSeparator" w:id="0">
    <w:p w14:paraId="1358AE3D" w14:textId="77777777" w:rsidR="00C80CE8" w:rsidRDefault="00C80CE8" w:rsidP="00633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60847" w14:textId="77777777" w:rsidR="00B4211F" w:rsidRDefault="00B4211F">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D5FF" w14:textId="77777777" w:rsidR="0094332D" w:rsidRDefault="0094332D">
    <w:pPr>
      <w:pStyle w:val="Sidehoved"/>
    </w:pPr>
    <w:r>
      <w:drawing>
        <wp:anchor distT="0" distB="0" distL="114300" distR="114300" simplePos="0" relativeHeight="251658240" behindDoc="0" locked="0" layoutInCell="1" allowOverlap="1" wp14:anchorId="4FFC1B3A" wp14:editId="15AD6D78">
          <wp:simplePos x="0" y="0"/>
          <wp:positionH relativeFrom="margin">
            <wp:align>right</wp:align>
          </wp:positionH>
          <wp:positionV relativeFrom="page">
            <wp:posOffset>396240</wp:posOffset>
          </wp:positionV>
          <wp:extent cx="853200" cy="216000"/>
          <wp:effectExtent l="0" t="0" r="4445" b="0"/>
          <wp:wrapSquare wrapText="bothSides"/>
          <wp:docPr id="3" name="DAHLlogo uden streg og advokatfirma aug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HLlogo uden streg og advokatfirma aug 2020.jpg"/>
                  <pic:cNvPicPr/>
                </pic:nvPicPr>
                <pic:blipFill>
                  <a:blip r:embed="rId1">
                    <a:extLst>
                      <a:ext uri="{28A0092B-C50C-407E-A947-70E740481C1C}">
                        <a14:useLocalDpi xmlns:a14="http://schemas.microsoft.com/office/drawing/2010/main" val="0"/>
                      </a:ext>
                    </a:extLst>
                  </a:blip>
                  <a:stretch>
                    <a:fillRect/>
                  </a:stretch>
                </pic:blipFill>
                <pic:spPr>
                  <a:xfrm>
                    <a:off x="0" y="0"/>
                    <a:ext cx="853200" cy="21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0EAC8" w14:textId="77777777" w:rsidR="00B4211F" w:rsidRDefault="00B4211F">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758A552"/>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882EC01E"/>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F203F3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3664F13A"/>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B5D897B8"/>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847130"/>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86C11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5AEBDE"/>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66A320"/>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786AF9FA"/>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8431ECA"/>
    <w:multiLevelType w:val="multilevel"/>
    <w:tmpl w:val="6D967738"/>
    <w:lvl w:ilvl="0">
      <w:start w:val="1"/>
      <w:numFmt w:val="lowerLetter"/>
      <w:pStyle w:val="DKBOpstilmat"/>
      <w:lvlText w:val="%1."/>
      <w:lvlJc w:val="left"/>
      <w:pPr>
        <w:tabs>
          <w:tab w:val="num" w:pos="851"/>
        </w:tabs>
        <w:ind w:left="851" w:hanging="851"/>
      </w:pPr>
      <w:rPr>
        <w:rFonts w:ascii="Verdana" w:hAnsi="Verdana" w:hint="default"/>
        <w:b w:val="0"/>
        <w:i w:val="0"/>
        <w:sz w:val="18"/>
        <w:szCs w:val="18"/>
      </w:rPr>
    </w:lvl>
    <w:lvl w:ilvl="1">
      <w:start w:val="1"/>
      <w:numFmt w:val="lowerLetter"/>
      <w:lvlText w:val="%1.%2."/>
      <w:lvlJc w:val="left"/>
      <w:pPr>
        <w:tabs>
          <w:tab w:val="num" w:pos="851"/>
        </w:tabs>
        <w:ind w:left="851" w:hanging="851"/>
      </w:pPr>
      <w:rPr>
        <w:rFonts w:ascii="Verdana" w:hAnsi="Verdana" w:hint="default"/>
        <w:b w:val="0"/>
        <w:i w:val="0"/>
        <w:sz w:val="18"/>
      </w:rPr>
    </w:lvl>
    <w:lvl w:ilvl="2">
      <w:start w:val="1"/>
      <w:numFmt w:val="lowerLetter"/>
      <w:lvlText w:val="%1.%2.%3."/>
      <w:lvlJc w:val="left"/>
      <w:pPr>
        <w:tabs>
          <w:tab w:val="num" w:pos="851"/>
        </w:tabs>
        <w:ind w:left="851" w:hanging="851"/>
      </w:pPr>
      <w:rPr>
        <w:rFonts w:ascii="Verdana" w:hAnsi="Verdana" w:hint="default"/>
        <w:b w:val="0"/>
        <w:i w:val="0"/>
        <w:sz w:val="18"/>
      </w:rPr>
    </w:lvl>
    <w:lvl w:ilvl="3">
      <w:start w:val="1"/>
      <w:numFmt w:val="lowerLetter"/>
      <w:lvlText w:val="%1.%2.%3.%4"/>
      <w:lvlJc w:val="left"/>
      <w:pPr>
        <w:tabs>
          <w:tab w:val="num" w:pos="1134"/>
        </w:tabs>
        <w:ind w:left="1134" w:hanging="1134"/>
      </w:pPr>
      <w:rPr>
        <w:rFonts w:ascii="Verdana" w:hAnsi="Verdana" w:hint="default"/>
        <w:b w:val="0"/>
        <w:i w:val="0"/>
        <w:sz w:val="18"/>
      </w:rPr>
    </w:lvl>
    <w:lvl w:ilvl="4">
      <w:start w:val="1"/>
      <w:numFmt w:val="lowerLetter"/>
      <w:lvlText w:val="%1.%2.%3.%4.%5"/>
      <w:lvlJc w:val="left"/>
      <w:pPr>
        <w:tabs>
          <w:tab w:val="num" w:pos="1134"/>
        </w:tabs>
        <w:ind w:left="1134" w:hanging="1134"/>
      </w:pPr>
      <w:rPr>
        <w:rFonts w:ascii="Verdana" w:hAnsi="Verdana" w:hint="default"/>
        <w:b w:val="0"/>
        <w:i w:val="0"/>
        <w:sz w:val="18"/>
      </w:rPr>
    </w:lvl>
    <w:lvl w:ilvl="5">
      <w:start w:val="1"/>
      <w:numFmt w:val="lowerLetter"/>
      <w:lvlText w:val="%1.%2.%3.%4.%5.%6"/>
      <w:lvlJc w:val="left"/>
      <w:pPr>
        <w:tabs>
          <w:tab w:val="num" w:pos="1418"/>
        </w:tabs>
        <w:ind w:left="1418" w:hanging="1418"/>
      </w:pPr>
      <w:rPr>
        <w:rFonts w:ascii="Verdana" w:hAnsi="Verdana" w:hint="default"/>
        <w:b w:val="0"/>
        <w:i w:val="0"/>
        <w:sz w:val="18"/>
      </w:rPr>
    </w:lvl>
    <w:lvl w:ilvl="6">
      <w:start w:val="1"/>
      <w:numFmt w:val="lowerLetter"/>
      <w:lvlText w:val="%1.%2.%3.%4.%5.%6.%7"/>
      <w:lvlJc w:val="left"/>
      <w:pPr>
        <w:tabs>
          <w:tab w:val="num" w:pos="1701"/>
        </w:tabs>
        <w:ind w:left="1701" w:hanging="1701"/>
      </w:pPr>
      <w:rPr>
        <w:rFonts w:ascii="Verdana" w:hAnsi="Verdana" w:hint="default"/>
        <w:b w:val="0"/>
        <w:i w:val="0"/>
        <w:sz w:val="18"/>
      </w:rPr>
    </w:lvl>
    <w:lvl w:ilvl="7">
      <w:start w:val="1"/>
      <w:numFmt w:val="lowerLetter"/>
      <w:lvlText w:val="%1.%2.%3.%4.%5.%6.%7.%8"/>
      <w:lvlJc w:val="left"/>
      <w:pPr>
        <w:tabs>
          <w:tab w:val="num" w:pos="1985"/>
        </w:tabs>
        <w:ind w:left="1985" w:hanging="1985"/>
      </w:pPr>
      <w:rPr>
        <w:rFonts w:ascii="Verdana" w:hAnsi="Verdana" w:hint="default"/>
        <w:b w:val="0"/>
        <w:i w:val="0"/>
        <w:sz w:val="18"/>
      </w:rPr>
    </w:lvl>
    <w:lvl w:ilvl="8">
      <w:start w:val="1"/>
      <w:numFmt w:val="lowerLetter"/>
      <w:lvlText w:val="%1.%2.%3.%4.%5.%6.%7.%8.%9"/>
      <w:lvlJc w:val="left"/>
      <w:pPr>
        <w:tabs>
          <w:tab w:val="num" w:pos="1985"/>
        </w:tabs>
        <w:ind w:left="1985" w:hanging="1985"/>
      </w:pPr>
      <w:rPr>
        <w:rFonts w:ascii="Verdana" w:hAnsi="Verdana" w:hint="default"/>
        <w:b w:val="0"/>
        <w:i w:val="0"/>
        <w:sz w:val="18"/>
      </w:rPr>
    </w:lvl>
  </w:abstractNum>
  <w:abstractNum w:abstractNumId="11" w15:restartNumberingAfterBreak="0">
    <w:nsid w:val="10802501"/>
    <w:multiLevelType w:val="singleLevel"/>
    <w:tmpl w:val="B4B28B6C"/>
    <w:lvl w:ilvl="0">
      <w:start w:val="1"/>
      <w:numFmt w:val="bullet"/>
      <w:pStyle w:val="DKBOpstilmbogstav"/>
      <w:lvlText w:val="–"/>
      <w:lvlJc w:val="left"/>
      <w:pPr>
        <w:tabs>
          <w:tab w:val="num" w:pos="567"/>
        </w:tabs>
        <w:ind w:left="567" w:hanging="567"/>
      </w:pPr>
      <w:rPr>
        <w:rFonts w:ascii="Times New Roman" w:hAnsi="Times New Roman" w:hint="default"/>
      </w:rPr>
    </w:lvl>
  </w:abstractNum>
  <w:abstractNum w:abstractNumId="12" w15:restartNumberingAfterBreak="0">
    <w:nsid w:val="1ECE09BB"/>
    <w:multiLevelType w:val="multilevel"/>
    <w:tmpl w:val="346EABF0"/>
    <w:lvl w:ilvl="0">
      <w:start w:val="1"/>
      <w:numFmt w:val="decimal"/>
      <w:pStyle w:val="DKBOpstilm1ai"/>
      <w:lvlText w:val="%1)"/>
      <w:lvlJc w:val="left"/>
      <w:pPr>
        <w:tabs>
          <w:tab w:val="num" w:pos="851"/>
        </w:tabs>
        <w:ind w:left="851" w:hanging="851"/>
      </w:pPr>
      <w:rPr>
        <w:rFonts w:ascii="Verdana" w:hAnsi="Verdana" w:hint="default"/>
        <w:b w:val="0"/>
        <w:i w:val="0"/>
        <w:sz w:val="18"/>
        <w:szCs w:val="18"/>
      </w:rPr>
    </w:lvl>
    <w:lvl w:ilvl="1">
      <w:start w:val="1"/>
      <w:numFmt w:val="lowerLetter"/>
      <w:lvlText w:val="%2)"/>
      <w:lvlJc w:val="left"/>
      <w:pPr>
        <w:tabs>
          <w:tab w:val="num" w:pos="1701"/>
        </w:tabs>
        <w:ind w:left="1701" w:hanging="850"/>
      </w:pPr>
      <w:rPr>
        <w:rFonts w:ascii="Verdana" w:hAnsi="Verdana" w:hint="default"/>
        <w:b w:val="0"/>
        <w:i w:val="0"/>
        <w:sz w:val="18"/>
      </w:rPr>
    </w:lvl>
    <w:lvl w:ilvl="2">
      <w:start w:val="1"/>
      <w:numFmt w:val="lowerRoman"/>
      <w:lvlText w:val="%3)"/>
      <w:lvlJc w:val="left"/>
      <w:pPr>
        <w:tabs>
          <w:tab w:val="num" w:pos="2552"/>
        </w:tabs>
        <w:ind w:left="2552" w:hanging="851"/>
      </w:pPr>
      <w:rPr>
        <w:rFonts w:ascii="Verdana" w:hAnsi="Verdana" w:hint="default"/>
        <w:b w:val="0"/>
        <w:i w:val="0"/>
        <w:sz w:val="18"/>
      </w:rPr>
    </w:lvl>
    <w:lvl w:ilvl="3">
      <w:start w:val="1"/>
      <w:numFmt w:val="decimal"/>
      <w:lvlText w:val="(%4)"/>
      <w:lvlJc w:val="left"/>
      <w:pPr>
        <w:tabs>
          <w:tab w:val="num" w:pos="3402"/>
        </w:tabs>
        <w:ind w:left="3402" w:hanging="850"/>
      </w:pPr>
      <w:rPr>
        <w:rFonts w:ascii="Verdana" w:hAnsi="Verdana" w:hint="default"/>
        <w:b w:val="0"/>
        <w:i w:val="0"/>
        <w:sz w:val="18"/>
      </w:rPr>
    </w:lvl>
    <w:lvl w:ilvl="4">
      <w:start w:val="1"/>
      <w:numFmt w:val="lowerLetter"/>
      <w:lvlText w:val="(%5)"/>
      <w:lvlJc w:val="left"/>
      <w:pPr>
        <w:tabs>
          <w:tab w:val="num" w:pos="4253"/>
        </w:tabs>
        <w:ind w:left="4253" w:hanging="851"/>
      </w:pPr>
      <w:rPr>
        <w:rFonts w:ascii="Verdana" w:hAnsi="Verdana" w:hint="default"/>
        <w:b w:val="0"/>
        <w:i w:val="0"/>
        <w:sz w:val="18"/>
      </w:rPr>
    </w:lvl>
    <w:lvl w:ilvl="5">
      <w:start w:val="1"/>
      <w:numFmt w:val="lowerRoman"/>
      <w:lvlText w:val="(%6)"/>
      <w:lvlJc w:val="left"/>
      <w:pPr>
        <w:tabs>
          <w:tab w:val="num" w:pos="5103"/>
        </w:tabs>
        <w:ind w:left="5103" w:hanging="850"/>
      </w:pPr>
      <w:rPr>
        <w:rFonts w:ascii="Verdana" w:hAnsi="Verdana" w:hint="default"/>
        <w:b w:val="0"/>
        <w:i w:val="0"/>
        <w:sz w:val="18"/>
      </w:rPr>
    </w:lvl>
    <w:lvl w:ilvl="6">
      <w:start w:val="1"/>
      <w:numFmt w:val="decimal"/>
      <w:lvlText w:val="%7."/>
      <w:lvlJc w:val="left"/>
      <w:pPr>
        <w:tabs>
          <w:tab w:val="num" w:pos="5954"/>
        </w:tabs>
        <w:ind w:left="5954" w:hanging="851"/>
      </w:pPr>
      <w:rPr>
        <w:rFonts w:ascii="Verdana" w:hAnsi="Verdana" w:hint="default"/>
        <w:b w:val="0"/>
        <w:i w:val="0"/>
        <w:sz w:val="20"/>
      </w:rPr>
    </w:lvl>
    <w:lvl w:ilvl="7">
      <w:start w:val="1"/>
      <w:numFmt w:val="lowerLetter"/>
      <w:lvlText w:val="%8."/>
      <w:lvlJc w:val="left"/>
      <w:pPr>
        <w:tabs>
          <w:tab w:val="num" w:pos="6804"/>
        </w:tabs>
        <w:ind w:left="6804" w:hanging="850"/>
      </w:pPr>
      <w:rPr>
        <w:rFonts w:ascii="Verdana" w:hAnsi="Verdana" w:hint="default"/>
        <w:b w:val="0"/>
        <w:i w:val="0"/>
        <w:sz w:val="18"/>
      </w:rPr>
    </w:lvl>
    <w:lvl w:ilvl="8">
      <w:start w:val="1"/>
      <w:numFmt w:val="lowerRoman"/>
      <w:lvlText w:val="%9."/>
      <w:lvlJc w:val="left"/>
      <w:pPr>
        <w:tabs>
          <w:tab w:val="num" w:pos="7655"/>
        </w:tabs>
        <w:ind w:left="7655" w:hanging="851"/>
      </w:pPr>
      <w:rPr>
        <w:rFonts w:ascii="Verdana" w:hAnsi="Verdana" w:hint="default"/>
        <w:b w:val="0"/>
        <w:i w:val="0"/>
        <w:sz w:val="18"/>
      </w:rPr>
    </w:lvl>
  </w:abstractNum>
  <w:abstractNum w:abstractNumId="13" w15:restartNumberingAfterBreak="0">
    <w:nsid w:val="3BBF3C13"/>
    <w:multiLevelType w:val="hybridMultilevel"/>
    <w:tmpl w:val="29BC8FB6"/>
    <w:lvl w:ilvl="0" w:tplc="59CA1AAC">
      <w:start w:val="1"/>
      <w:numFmt w:val="bullet"/>
      <w:pStyle w:val="BulletopstillingAltp"/>
      <w:lvlText w:val=""/>
      <w:lvlJc w:val="left"/>
      <w:pPr>
        <w:tabs>
          <w:tab w:val="num" w:pos="1418"/>
        </w:tabs>
        <w:ind w:left="1418"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7D15AC"/>
    <w:multiLevelType w:val="multilevel"/>
    <w:tmpl w:val="245C5CD8"/>
    <w:lvl w:ilvl="0">
      <w:start w:val="1"/>
      <w:numFmt w:val="decimal"/>
      <w:pStyle w:val="1-a-iopstillingAltn"/>
      <w:lvlText w:val="%1)"/>
      <w:lvlJc w:val="left"/>
      <w:pPr>
        <w:tabs>
          <w:tab w:val="num" w:pos="1418"/>
        </w:tabs>
        <w:ind w:left="1418" w:hanging="567"/>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18"/>
        </w:tabs>
        <w:ind w:left="1985" w:hanging="567"/>
      </w:pPr>
      <w:rPr>
        <w:rFonts w:cs="Times New Roman" w:hint="default"/>
      </w:rPr>
    </w:lvl>
    <w:lvl w:ilvl="2">
      <w:start w:val="1"/>
      <w:numFmt w:val="lowerRoman"/>
      <w:lvlText w:val="%3)"/>
      <w:lvlJc w:val="left"/>
      <w:pPr>
        <w:tabs>
          <w:tab w:val="num" w:pos="1985"/>
        </w:tabs>
        <w:ind w:left="2552" w:hanging="567"/>
      </w:pPr>
      <w:rPr>
        <w:rFonts w:cs="Times New Roman" w:hint="default"/>
      </w:rPr>
    </w:lvl>
    <w:lvl w:ilvl="3">
      <w:start w:val="1"/>
      <w:numFmt w:val="decimal"/>
      <w:lvlText w:val="%4)"/>
      <w:lvlJc w:val="left"/>
      <w:pPr>
        <w:tabs>
          <w:tab w:val="num" w:pos="1418"/>
        </w:tabs>
        <w:ind w:left="1418" w:hanging="567"/>
      </w:pPr>
      <w:rPr>
        <w:rFonts w:cs="Times New Roman" w:hint="default"/>
      </w:rPr>
    </w:lvl>
    <w:lvl w:ilvl="4">
      <w:start w:val="1"/>
      <w:numFmt w:val="lowerLetter"/>
      <w:lvlText w:val="%5)"/>
      <w:lvlJc w:val="left"/>
      <w:pPr>
        <w:tabs>
          <w:tab w:val="num" w:pos="1418"/>
        </w:tabs>
        <w:ind w:left="1418" w:hanging="567"/>
      </w:pPr>
      <w:rPr>
        <w:rFonts w:cs="Times New Roman" w:hint="default"/>
      </w:rPr>
    </w:lvl>
    <w:lvl w:ilvl="5">
      <w:start w:val="1"/>
      <w:numFmt w:val="lowerRoman"/>
      <w:lvlText w:val="%6)"/>
      <w:lvlJc w:val="left"/>
      <w:pPr>
        <w:tabs>
          <w:tab w:val="num" w:pos="1418"/>
        </w:tabs>
        <w:ind w:left="1418" w:hanging="567"/>
      </w:pPr>
      <w:rPr>
        <w:rFonts w:cs="Times New Roman" w:hint="default"/>
      </w:rPr>
    </w:lvl>
    <w:lvl w:ilvl="6">
      <w:start w:val="1"/>
      <w:numFmt w:val="decimal"/>
      <w:lvlText w:val="(%7)"/>
      <w:lvlJc w:val="left"/>
      <w:pPr>
        <w:tabs>
          <w:tab w:val="num" w:pos="1418"/>
        </w:tabs>
        <w:ind w:left="1418" w:hanging="567"/>
      </w:pPr>
      <w:rPr>
        <w:rFonts w:cs="Times New Roman" w:hint="default"/>
      </w:rPr>
    </w:lvl>
    <w:lvl w:ilvl="7">
      <w:start w:val="1"/>
      <w:numFmt w:val="lowerLetter"/>
      <w:lvlText w:val="(%8)"/>
      <w:lvlJc w:val="left"/>
      <w:pPr>
        <w:tabs>
          <w:tab w:val="num" w:pos="1418"/>
        </w:tabs>
        <w:ind w:left="1418" w:hanging="567"/>
      </w:pPr>
      <w:rPr>
        <w:rFonts w:cs="Times New Roman" w:hint="default"/>
      </w:rPr>
    </w:lvl>
    <w:lvl w:ilvl="8">
      <w:start w:val="1"/>
      <w:numFmt w:val="lowerRoman"/>
      <w:lvlText w:val="(%9)"/>
      <w:lvlJc w:val="left"/>
      <w:pPr>
        <w:tabs>
          <w:tab w:val="num" w:pos="1418"/>
        </w:tabs>
        <w:ind w:left="1418" w:hanging="567"/>
      </w:pPr>
      <w:rPr>
        <w:rFonts w:cs="Times New Roman" w:hint="default"/>
      </w:rPr>
    </w:lvl>
  </w:abstractNum>
  <w:abstractNum w:abstractNumId="15" w15:restartNumberingAfterBreak="0">
    <w:nsid w:val="4A48601A"/>
    <w:multiLevelType w:val="multilevel"/>
    <w:tmpl w:val="5296D6F0"/>
    <w:lvl w:ilvl="0">
      <w:start w:val="1"/>
      <w:numFmt w:val="none"/>
      <w:pStyle w:val="at-opstillingAlt"/>
      <w:lvlText w:val="%1at"/>
      <w:lvlJc w:val="left"/>
      <w:pPr>
        <w:tabs>
          <w:tab w:val="num" w:pos="1418"/>
        </w:tabs>
        <w:ind w:left="1418" w:hanging="567"/>
      </w:pPr>
      <w:rPr>
        <w:rFonts w:cs="Times New Roman" w:hint="default"/>
        <w:b w:val="0"/>
        <w:i w:val="0"/>
        <w:u w:val="words"/>
      </w:rPr>
    </w:lvl>
    <w:lvl w:ilvl="1">
      <w:start w:val="1"/>
      <w:numFmt w:val="none"/>
      <w:lvlText w:val="%2idet"/>
      <w:lvlJc w:val="left"/>
      <w:pPr>
        <w:tabs>
          <w:tab w:val="num" w:pos="1985"/>
        </w:tabs>
        <w:ind w:left="1985" w:hanging="567"/>
      </w:pPr>
      <w:rPr>
        <w:rFonts w:cs="Times New Roman" w:hint="default"/>
        <w:b w:val="0"/>
        <w:i w:val="0"/>
        <w:u w:val="words"/>
      </w:rPr>
    </w:lvl>
    <w:lvl w:ilvl="2">
      <w:start w:val="1"/>
      <w:numFmt w:val="lowerRoman"/>
      <w:lvlText w:val="%3)"/>
      <w:lvlJc w:val="left"/>
      <w:pPr>
        <w:tabs>
          <w:tab w:val="num" w:pos="1931"/>
        </w:tabs>
        <w:ind w:left="1931" w:hanging="360"/>
      </w:pPr>
      <w:rPr>
        <w:rFonts w:cs="Times New Roman" w:hint="default"/>
      </w:rPr>
    </w:lvl>
    <w:lvl w:ilvl="3">
      <w:start w:val="1"/>
      <w:numFmt w:val="decimal"/>
      <w:lvlText w:val="(%4)"/>
      <w:lvlJc w:val="left"/>
      <w:pPr>
        <w:tabs>
          <w:tab w:val="num" w:pos="2291"/>
        </w:tabs>
        <w:ind w:left="2291" w:hanging="360"/>
      </w:pPr>
      <w:rPr>
        <w:rFonts w:cs="Times New Roman" w:hint="default"/>
      </w:rPr>
    </w:lvl>
    <w:lvl w:ilvl="4">
      <w:start w:val="1"/>
      <w:numFmt w:val="lowerLetter"/>
      <w:lvlText w:val="(%5)"/>
      <w:lvlJc w:val="left"/>
      <w:pPr>
        <w:tabs>
          <w:tab w:val="num" w:pos="2651"/>
        </w:tabs>
        <w:ind w:left="2651" w:hanging="360"/>
      </w:pPr>
      <w:rPr>
        <w:rFonts w:cs="Times New Roman" w:hint="default"/>
      </w:rPr>
    </w:lvl>
    <w:lvl w:ilvl="5">
      <w:start w:val="1"/>
      <w:numFmt w:val="lowerRoman"/>
      <w:lvlText w:val="(%6)"/>
      <w:lvlJc w:val="left"/>
      <w:pPr>
        <w:tabs>
          <w:tab w:val="num" w:pos="3011"/>
        </w:tabs>
        <w:ind w:left="3011" w:hanging="360"/>
      </w:pPr>
      <w:rPr>
        <w:rFonts w:cs="Times New Roman" w:hint="default"/>
      </w:rPr>
    </w:lvl>
    <w:lvl w:ilvl="6">
      <w:start w:val="1"/>
      <w:numFmt w:val="decimal"/>
      <w:lvlText w:val="%7."/>
      <w:lvlJc w:val="left"/>
      <w:pPr>
        <w:tabs>
          <w:tab w:val="num" w:pos="3371"/>
        </w:tabs>
        <w:ind w:left="3371" w:hanging="360"/>
      </w:pPr>
      <w:rPr>
        <w:rFonts w:cs="Times New Roman" w:hint="default"/>
      </w:rPr>
    </w:lvl>
    <w:lvl w:ilvl="7">
      <w:start w:val="1"/>
      <w:numFmt w:val="lowerLetter"/>
      <w:lvlText w:val="%8."/>
      <w:lvlJc w:val="left"/>
      <w:pPr>
        <w:tabs>
          <w:tab w:val="num" w:pos="3731"/>
        </w:tabs>
        <w:ind w:left="3731" w:hanging="360"/>
      </w:pPr>
      <w:rPr>
        <w:rFonts w:cs="Times New Roman" w:hint="default"/>
      </w:rPr>
    </w:lvl>
    <w:lvl w:ilvl="8">
      <w:start w:val="1"/>
      <w:numFmt w:val="lowerRoman"/>
      <w:lvlText w:val="%9."/>
      <w:lvlJc w:val="left"/>
      <w:pPr>
        <w:tabs>
          <w:tab w:val="num" w:pos="4091"/>
        </w:tabs>
        <w:ind w:left="4091" w:hanging="360"/>
      </w:pPr>
      <w:rPr>
        <w:rFonts w:cs="Times New Roman" w:hint="default"/>
      </w:rPr>
    </w:lvl>
  </w:abstractNum>
  <w:abstractNum w:abstractNumId="16" w15:restartNumberingAfterBreak="0">
    <w:nsid w:val="517F4279"/>
    <w:multiLevelType w:val="multilevel"/>
    <w:tmpl w:val="34C28250"/>
    <w:lvl w:ilvl="0">
      <w:start w:val="1"/>
      <w:numFmt w:val="lowerLetter"/>
      <w:pStyle w:val="BogstavopstillingAlta"/>
      <w:lvlText w:val="%1)"/>
      <w:lvlJc w:val="left"/>
      <w:pPr>
        <w:tabs>
          <w:tab w:val="num" w:pos="1418"/>
        </w:tabs>
        <w:ind w:left="1418" w:hanging="567"/>
      </w:pPr>
      <w:rPr>
        <w:rFonts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4)"/>
      <w:lvlJc w:val="left"/>
      <w:pPr>
        <w:tabs>
          <w:tab w:val="num" w:pos="2268"/>
        </w:tabs>
        <w:ind w:left="2268" w:hanging="567"/>
      </w:pPr>
      <w:rPr>
        <w:rFonts w:cs="Times New Roman" w:hint="default"/>
      </w:rPr>
    </w:lvl>
    <w:lvl w:ilvl="4">
      <w:start w:val="1"/>
      <w:numFmt w:val="lowerLetter"/>
      <w:lvlText w:val="%5)"/>
      <w:lvlJc w:val="left"/>
      <w:pPr>
        <w:tabs>
          <w:tab w:val="num" w:pos="2835"/>
        </w:tabs>
        <w:ind w:left="2835" w:hanging="567"/>
      </w:pPr>
      <w:rPr>
        <w:rFonts w:cs="Times New Roman" w:hint="default"/>
      </w:rPr>
    </w:lvl>
    <w:lvl w:ilvl="5">
      <w:start w:val="1"/>
      <w:numFmt w:val="lowerRoman"/>
      <w:lvlText w:val="%6)"/>
      <w:lvlJc w:val="left"/>
      <w:pPr>
        <w:tabs>
          <w:tab w:val="num" w:pos="3402"/>
        </w:tabs>
        <w:ind w:left="3402" w:hanging="567"/>
      </w:pPr>
      <w:rPr>
        <w:rFonts w:cs="Times New Roman" w:hint="default"/>
      </w:rPr>
    </w:lvl>
    <w:lvl w:ilvl="6">
      <w:start w:val="1"/>
      <w:numFmt w:val="decimal"/>
      <w:lvlText w:val="(%7)"/>
      <w:lvlJc w:val="left"/>
      <w:pPr>
        <w:tabs>
          <w:tab w:val="num" w:pos="3969"/>
        </w:tabs>
        <w:ind w:left="3969" w:hanging="567"/>
      </w:pPr>
      <w:rPr>
        <w:rFonts w:cs="Times New Roman" w:hint="default"/>
      </w:rPr>
    </w:lvl>
    <w:lvl w:ilvl="7">
      <w:start w:val="1"/>
      <w:numFmt w:val="lowerLetter"/>
      <w:lvlText w:val="(%8)"/>
      <w:lvlJc w:val="left"/>
      <w:pPr>
        <w:tabs>
          <w:tab w:val="num" w:pos="4535"/>
        </w:tabs>
        <w:ind w:left="4535" w:hanging="566"/>
      </w:pPr>
      <w:rPr>
        <w:rFonts w:cs="Times New Roman" w:hint="default"/>
      </w:rPr>
    </w:lvl>
    <w:lvl w:ilvl="8">
      <w:start w:val="1"/>
      <w:numFmt w:val="lowerRoman"/>
      <w:lvlText w:val="(%9)"/>
      <w:lvlJc w:val="left"/>
      <w:pPr>
        <w:tabs>
          <w:tab w:val="num" w:pos="5102"/>
        </w:tabs>
        <w:ind w:left="5102" w:hanging="567"/>
      </w:pPr>
      <w:rPr>
        <w:rFonts w:cs="Times New Roman" w:hint="default"/>
      </w:rPr>
    </w:lvl>
  </w:abstractNum>
  <w:abstractNum w:abstractNumId="17" w15:restartNumberingAfterBreak="0">
    <w:nsid w:val="625F155E"/>
    <w:multiLevelType w:val="multilevel"/>
    <w:tmpl w:val="7A429406"/>
    <w:lvl w:ilvl="0">
      <w:start w:val="1"/>
      <w:numFmt w:val="decimal"/>
      <w:pStyle w:val="Overskrift1"/>
      <w:lvlText w:val="%1"/>
      <w:lvlJc w:val="left"/>
      <w:pPr>
        <w:tabs>
          <w:tab w:val="num" w:pos="850"/>
        </w:tabs>
        <w:ind w:left="850" w:hanging="850"/>
      </w:pPr>
      <w:rPr>
        <w:rFonts w:ascii="Trebuchet MS" w:hAnsi="Trebuchet MS"/>
        <w:sz w:val="19"/>
      </w:rPr>
    </w:lvl>
    <w:lvl w:ilvl="1">
      <w:start w:val="1"/>
      <w:numFmt w:val="decimal"/>
      <w:pStyle w:val="Overskrift2"/>
      <w:lvlText w:val="%1.%2"/>
      <w:lvlJc w:val="left"/>
      <w:pPr>
        <w:tabs>
          <w:tab w:val="num" w:pos="850"/>
        </w:tabs>
        <w:ind w:left="850" w:hanging="850"/>
      </w:pPr>
      <w:rPr>
        <w:rFonts w:ascii="Trebuchet MS" w:hAnsi="Trebuchet MS"/>
        <w:sz w:val="19"/>
      </w:rPr>
    </w:lvl>
    <w:lvl w:ilvl="2">
      <w:start w:val="1"/>
      <w:numFmt w:val="decimal"/>
      <w:pStyle w:val="Overskrift3"/>
      <w:lvlText w:val="%1.%2.%3"/>
      <w:lvlJc w:val="left"/>
      <w:pPr>
        <w:tabs>
          <w:tab w:val="num" w:pos="850"/>
        </w:tabs>
        <w:ind w:left="850" w:hanging="850"/>
      </w:pPr>
      <w:rPr>
        <w:rFonts w:ascii="Trebuchet MS" w:hAnsi="Trebuchet MS"/>
        <w:sz w:val="19"/>
      </w:rPr>
    </w:lvl>
    <w:lvl w:ilvl="3">
      <w:start w:val="1"/>
      <w:numFmt w:val="decimal"/>
      <w:pStyle w:val="Overskrift4"/>
      <w:lvlText w:val="%1.%2.%3.%4"/>
      <w:lvlJc w:val="left"/>
      <w:pPr>
        <w:tabs>
          <w:tab w:val="num" w:pos="850"/>
        </w:tabs>
        <w:ind w:left="850" w:hanging="850"/>
      </w:pPr>
      <w:rPr>
        <w:rFonts w:ascii="Trebuchet MS" w:hAnsi="Trebuchet MS"/>
        <w:sz w:val="19"/>
      </w:rPr>
    </w:lvl>
    <w:lvl w:ilvl="4">
      <w:start w:val="1"/>
      <w:numFmt w:val="decimal"/>
      <w:pStyle w:val="Overskrift5"/>
      <w:lvlText w:val="%1.%2.%3.%4.%5"/>
      <w:lvlJc w:val="left"/>
      <w:pPr>
        <w:tabs>
          <w:tab w:val="num" w:pos="850"/>
        </w:tabs>
        <w:ind w:left="850" w:hanging="850"/>
      </w:pPr>
      <w:rPr>
        <w:rFonts w:ascii="Trebuchet MS" w:hAnsi="Trebuchet MS"/>
        <w:sz w:val="19"/>
      </w:rPr>
    </w:lvl>
    <w:lvl w:ilvl="5">
      <w:start w:val="1"/>
      <w:numFmt w:val="lowerLetter"/>
      <w:pStyle w:val="Overskrift6"/>
      <w:lvlText w:val="(%6)"/>
      <w:lvlJc w:val="left"/>
      <w:pPr>
        <w:ind w:left="3600" w:firstLine="0"/>
      </w:pPr>
    </w:lvl>
    <w:lvl w:ilvl="6">
      <w:start w:val="1"/>
      <w:numFmt w:val="lowerRoman"/>
      <w:pStyle w:val="Overskrift7"/>
      <w:lvlText w:val="(%7)"/>
      <w:lvlJc w:val="left"/>
      <w:pPr>
        <w:ind w:left="4320" w:firstLine="0"/>
      </w:pPr>
    </w:lvl>
    <w:lvl w:ilvl="7">
      <w:start w:val="1"/>
      <w:numFmt w:val="lowerLetter"/>
      <w:pStyle w:val="Overskrift8"/>
      <w:lvlText w:val="(%8)"/>
      <w:lvlJc w:val="left"/>
      <w:pPr>
        <w:ind w:left="5040" w:firstLine="0"/>
      </w:pPr>
    </w:lvl>
    <w:lvl w:ilvl="8">
      <w:start w:val="1"/>
      <w:numFmt w:val="lowerRoman"/>
      <w:pStyle w:val="Overskrift9"/>
      <w:lvlText w:val="(%9)"/>
      <w:lvlJc w:val="left"/>
      <w:pPr>
        <w:ind w:left="5760" w:firstLine="0"/>
      </w:pPr>
    </w:lvl>
  </w:abstractNum>
  <w:abstractNum w:abstractNumId="18" w15:restartNumberingAfterBreak="0">
    <w:nsid w:val="640841F2"/>
    <w:multiLevelType w:val="multilevel"/>
    <w:tmpl w:val="EFB8F712"/>
    <w:lvl w:ilvl="0">
      <w:start w:val="1"/>
      <w:numFmt w:val="decimal"/>
      <w:pStyle w:val="DKBOpstilm1niveau4"/>
      <w:lvlText w:val="%1"/>
      <w:lvlJc w:val="left"/>
      <w:pPr>
        <w:tabs>
          <w:tab w:val="num" w:pos="851"/>
        </w:tabs>
        <w:ind w:left="851" w:hanging="851"/>
      </w:pPr>
      <w:rPr>
        <w:rFonts w:ascii="Verdana" w:hAnsi="Verdana" w:hint="default"/>
        <w:b w:val="0"/>
        <w:i w:val="0"/>
        <w:sz w:val="18"/>
      </w:rPr>
    </w:lvl>
    <w:lvl w:ilvl="1">
      <w:start w:val="1"/>
      <w:numFmt w:val="decimal"/>
      <w:lvlText w:val="%1.%2."/>
      <w:lvlJc w:val="left"/>
      <w:pPr>
        <w:tabs>
          <w:tab w:val="num" w:pos="851"/>
        </w:tabs>
        <w:ind w:left="851" w:hanging="851"/>
      </w:pPr>
      <w:rPr>
        <w:rFonts w:ascii="Verdana" w:hAnsi="Verdana" w:hint="default"/>
        <w:b w:val="0"/>
        <w:i w:val="0"/>
        <w:sz w:val="18"/>
      </w:rPr>
    </w:lvl>
    <w:lvl w:ilvl="2">
      <w:start w:val="1"/>
      <w:numFmt w:val="decimal"/>
      <w:pStyle w:val="DKBOverskrift2"/>
      <w:lvlText w:val="%3."/>
      <w:lvlJc w:val="left"/>
      <w:pPr>
        <w:tabs>
          <w:tab w:val="num" w:pos="851"/>
        </w:tabs>
        <w:ind w:left="851" w:hanging="851"/>
      </w:pPr>
      <w:rPr>
        <w:rFonts w:ascii="Verdana" w:hAnsi="Verdana" w:hint="default"/>
        <w:b/>
        <w:i w:val="0"/>
        <w:sz w:val="18"/>
        <w:szCs w:val="18"/>
      </w:rPr>
    </w:lvl>
    <w:lvl w:ilvl="3">
      <w:start w:val="1"/>
      <w:numFmt w:val="decimal"/>
      <w:pStyle w:val="DKBOpstilm1niveau4"/>
      <w:lvlText w:val="%3.%4."/>
      <w:lvlJc w:val="left"/>
      <w:pPr>
        <w:tabs>
          <w:tab w:val="num" w:pos="851"/>
        </w:tabs>
        <w:ind w:left="851" w:hanging="851"/>
      </w:pPr>
      <w:rPr>
        <w:rFonts w:ascii="Verdana" w:hAnsi="Verdana" w:hint="default"/>
        <w:b w:val="0"/>
        <w:i w:val="0"/>
        <w:sz w:val="18"/>
      </w:rPr>
    </w:lvl>
    <w:lvl w:ilvl="4">
      <w:start w:val="1"/>
      <w:numFmt w:val="decimal"/>
      <w:lvlText w:val="%3.%4.%5."/>
      <w:lvlJc w:val="left"/>
      <w:pPr>
        <w:tabs>
          <w:tab w:val="num" w:pos="851"/>
        </w:tabs>
        <w:ind w:left="851" w:hanging="851"/>
      </w:pPr>
      <w:rPr>
        <w:rFonts w:ascii="Verdana" w:hAnsi="Verdana" w:hint="default"/>
        <w:b w:val="0"/>
        <w:i w:val="0"/>
        <w:sz w:val="18"/>
      </w:rPr>
    </w:lvl>
    <w:lvl w:ilvl="5">
      <w:start w:val="1"/>
      <w:numFmt w:val="decimal"/>
      <w:lvlText w:val="%3.%4.%5.%6."/>
      <w:lvlJc w:val="left"/>
      <w:pPr>
        <w:tabs>
          <w:tab w:val="num" w:pos="851"/>
        </w:tabs>
        <w:ind w:left="851" w:hanging="851"/>
      </w:pPr>
      <w:rPr>
        <w:rFonts w:ascii="Verdana" w:hAnsi="Verdana" w:hint="default"/>
        <w:b w:val="0"/>
        <w:i w:val="0"/>
        <w:sz w:val="18"/>
      </w:rPr>
    </w:lvl>
    <w:lvl w:ilvl="6">
      <w:start w:val="1"/>
      <w:numFmt w:val="decimal"/>
      <w:lvlText w:val="%3.%4.%5.%6.%7."/>
      <w:lvlJc w:val="left"/>
      <w:pPr>
        <w:tabs>
          <w:tab w:val="num" w:pos="1134"/>
        </w:tabs>
        <w:ind w:left="1134" w:hanging="1134"/>
      </w:pPr>
      <w:rPr>
        <w:rFonts w:ascii="Verdana" w:hAnsi="Verdana" w:hint="default"/>
        <w:b w:val="0"/>
        <w:i w:val="0"/>
        <w:sz w:val="18"/>
      </w:rPr>
    </w:lvl>
    <w:lvl w:ilvl="7">
      <w:start w:val="1"/>
      <w:numFmt w:val="decimal"/>
      <w:lvlText w:val="%3.%4.%5.%6.%7.%8."/>
      <w:lvlJc w:val="left"/>
      <w:pPr>
        <w:tabs>
          <w:tab w:val="num" w:pos="1418"/>
        </w:tabs>
        <w:ind w:left="1418" w:hanging="1418"/>
      </w:pPr>
      <w:rPr>
        <w:rFonts w:ascii="Verdana" w:hAnsi="Verdana" w:hint="default"/>
        <w:b w:val="0"/>
        <w:i w:val="0"/>
        <w:sz w:val="18"/>
      </w:rPr>
    </w:lvl>
    <w:lvl w:ilvl="8">
      <w:start w:val="1"/>
      <w:numFmt w:val="decimal"/>
      <w:lvlText w:val="%3.%4.%5.%6.%7.%8.%9."/>
      <w:lvlJc w:val="left"/>
      <w:pPr>
        <w:tabs>
          <w:tab w:val="num" w:pos="1418"/>
        </w:tabs>
        <w:ind w:left="1418" w:hanging="1418"/>
      </w:pPr>
      <w:rPr>
        <w:rFonts w:ascii="Verdana" w:hAnsi="Verdana" w:hint="default"/>
        <w:b w:val="0"/>
        <w:i w:val="0"/>
        <w:sz w:val="18"/>
      </w:rPr>
    </w:lvl>
  </w:abstractNum>
  <w:abstractNum w:abstractNumId="19" w15:restartNumberingAfterBreak="0">
    <w:nsid w:val="6DFB73AF"/>
    <w:multiLevelType w:val="multilevel"/>
    <w:tmpl w:val="9B8CE1AC"/>
    <w:lvl w:ilvl="0">
      <w:start w:val="1"/>
      <w:numFmt w:val="decimal"/>
      <w:pStyle w:val="1-11-111OpstillingAltm"/>
      <w:lvlText w:val="%1"/>
      <w:lvlJc w:val="left"/>
      <w:pPr>
        <w:tabs>
          <w:tab w:val="num" w:pos="1418"/>
        </w:tabs>
        <w:ind w:left="1418" w:hanging="567"/>
      </w:pPr>
      <w:rPr>
        <w:rFonts w:hint="default"/>
      </w:rPr>
    </w:lvl>
    <w:lvl w:ilvl="1">
      <w:start w:val="1"/>
      <w:numFmt w:val="decimal"/>
      <w:lvlText w:val="%1.%2"/>
      <w:lvlJc w:val="left"/>
      <w:pPr>
        <w:tabs>
          <w:tab w:val="num" w:pos="1418"/>
        </w:tabs>
        <w:ind w:left="1418" w:hanging="567"/>
      </w:pPr>
      <w:rPr>
        <w:rFonts w:hint="default"/>
      </w:rPr>
    </w:lvl>
    <w:lvl w:ilvl="2">
      <w:start w:val="1"/>
      <w:numFmt w:val="decimal"/>
      <w:lvlText w:val="%1.%2.%3"/>
      <w:lvlJc w:val="left"/>
      <w:pPr>
        <w:tabs>
          <w:tab w:val="num" w:pos="1418"/>
        </w:tabs>
        <w:ind w:left="1418" w:hanging="567"/>
      </w:pPr>
      <w:rPr>
        <w:rFonts w:hint="default"/>
      </w:rPr>
    </w:lvl>
    <w:lvl w:ilvl="3">
      <w:start w:val="1"/>
      <w:numFmt w:val="decimal"/>
      <w:lvlText w:val="%1.%2.%3.%4"/>
      <w:lvlJc w:val="left"/>
      <w:pPr>
        <w:tabs>
          <w:tab w:val="num" w:pos="1418"/>
        </w:tabs>
        <w:ind w:left="1418" w:hanging="567"/>
      </w:pPr>
      <w:rPr>
        <w:rFonts w:hint="default"/>
      </w:rPr>
    </w:lvl>
    <w:lvl w:ilvl="4">
      <w:start w:val="1"/>
      <w:numFmt w:val="decimal"/>
      <w:lvlText w:val="%1.%2.%3.%4.%5"/>
      <w:lvlJc w:val="left"/>
      <w:pPr>
        <w:tabs>
          <w:tab w:val="num" w:pos="1418"/>
        </w:tabs>
        <w:ind w:left="1418" w:hanging="567"/>
      </w:pPr>
      <w:rPr>
        <w:rFonts w:hint="default"/>
      </w:rPr>
    </w:lvl>
    <w:lvl w:ilvl="5">
      <w:start w:val="1"/>
      <w:numFmt w:val="decimal"/>
      <w:lvlText w:val="%1.%2.%3.%4.%5.%6"/>
      <w:lvlJc w:val="left"/>
      <w:pPr>
        <w:tabs>
          <w:tab w:val="num" w:pos="1418"/>
        </w:tabs>
        <w:ind w:left="1418" w:hanging="567"/>
      </w:pPr>
      <w:rPr>
        <w:rFonts w:hint="default"/>
      </w:rPr>
    </w:lvl>
    <w:lvl w:ilvl="6">
      <w:start w:val="1"/>
      <w:numFmt w:val="decimal"/>
      <w:lvlText w:val="%1.%2.%3.%4.%5.%6.%7"/>
      <w:lvlJc w:val="left"/>
      <w:pPr>
        <w:tabs>
          <w:tab w:val="num" w:pos="1418"/>
        </w:tabs>
        <w:ind w:left="1418" w:hanging="567"/>
      </w:pPr>
      <w:rPr>
        <w:rFonts w:hint="default"/>
      </w:rPr>
    </w:lvl>
    <w:lvl w:ilvl="7">
      <w:start w:val="1"/>
      <w:numFmt w:val="decimal"/>
      <w:lvlText w:val="%1.%2.%3.%4.%5.%6.%7.%8"/>
      <w:lvlJc w:val="left"/>
      <w:pPr>
        <w:tabs>
          <w:tab w:val="num" w:pos="1418"/>
        </w:tabs>
        <w:ind w:left="1418" w:hanging="567"/>
      </w:pPr>
      <w:rPr>
        <w:rFonts w:hint="default"/>
      </w:rPr>
    </w:lvl>
    <w:lvl w:ilvl="8">
      <w:start w:val="1"/>
      <w:numFmt w:val="decimal"/>
      <w:lvlText w:val="%1.%2.%3.%4.%5.%6.%7.%8.%9"/>
      <w:lvlJc w:val="left"/>
      <w:pPr>
        <w:tabs>
          <w:tab w:val="num" w:pos="1418"/>
        </w:tabs>
        <w:ind w:left="1418" w:hanging="567"/>
      </w:pPr>
      <w:rPr>
        <w:rFonts w:hint="default"/>
      </w:rPr>
    </w:lvl>
  </w:abstractNum>
  <w:abstractNum w:abstractNumId="20" w15:restartNumberingAfterBreak="0">
    <w:nsid w:val="77B536D6"/>
    <w:multiLevelType w:val="singleLevel"/>
    <w:tmpl w:val="79702442"/>
    <w:lvl w:ilvl="0">
      <w:start w:val="1"/>
      <w:numFmt w:val="none"/>
      <w:pStyle w:val="adOpstillingAltd"/>
      <w:suff w:val="nothing"/>
      <w:lvlText w:val="ad "/>
      <w:lvlJc w:val="left"/>
      <w:pPr>
        <w:ind w:left="1418" w:hanging="567"/>
      </w:pPr>
      <w:rPr>
        <w:rFonts w:hint="default"/>
      </w:rPr>
    </w:lvl>
  </w:abstractNum>
  <w:num w:numId="1" w16cid:durableId="540358854">
    <w:abstractNumId w:val="18"/>
  </w:num>
  <w:num w:numId="2" w16cid:durableId="1218127824">
    <w:abstractNumId w:val="10"/>
  </w:num>
  <w:num w:numId="3" w16cid:durableId="1281692970">
    <w:abstractNumId w:val="11"/>
  </w:num>
  <w:num w:numId="4" w16cid:durableId="90207886">
    <w:abstractNumId w:val="12"/>
  </w:num>
  <w:num w:numId="5" w16cid:durableId="703481254">
    <w:abstractNumId w:val="19"/>
  </w:num>
  <w:num w:numId="6" w16cid:durableId="1459684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0822701">
    <w:abstractNumId w:val="20"/>
  </w:num>
  <w:num w:numId="8" w16cid:durableId="1740636279">
    <w:abstractNumId w:val="15"/>
  </w:num>
  <w:num w:numId="9" w16cid:durableId="21246414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0351021">
    <w:abstractNumId w:val="13"/>
  </w:num>
  <w:num w:numId="11" w16cid:durableId="1006204503">
    <w:abstractNumId w:val="9"/>
  </w:num>
  <w:num w:numId="12" w16cid:durableId="316037391">
    <w:abstractNumId w:val="7"/>
  </w:num>
  <w:num w:numId="13" w16cid:durableId="1446194562">
    <w:abstractNumId w:val="6"/>
  </w:num>
  <w:num w:numId="14" w16cid:durableId="344940461">
    <w:abstractNumId w:val="5"/>
  </w:num>
  <w:num w:numId="15" w16cid:durableId="503014928">
    <w:abstractNumId w:val="4"/>
  </w:num>
  <w:num w:numId="16" w16cid:durableId="2063822892">
    <w:abstractNumId w:val="8"/>
  </w:num>
  <w:num w:numId="17" w16cid:durableId="1619334151">
    <w:abstractNumId w:val="3"/>
  </w:num>
  <w:num w:numId="18" w16cid:durableId="1890797904">
    <w:abstractNumId w:val="2"/>
  </w:num>
  <w:num w:numId="19" w16cid:durableId="1284269917">
    <w:abstractNumId w:val="1"/>
  </w:num>
  <w:num w:numId="20" w16cid:durableId="875583415">
    <w:abstractNumId w:val="0"/>
  </w:num>
  <w:num w:numId="21" w16cid:durableId="914898061">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ers Blom-Hansen - DAHL">
    <w15:presenceInfo w15:providerId="AD" w15:userId="S::abh@dahllaw.dk::fdcf48cc-2681-4f61-993d-f8a52d8d95b2"/>
  </w15:person>
  <w15:person w15:author="Anette Kusk - DAHL">
    <w15:presenceInfo w15:providerId="AD" w15:userId="S::ank@dahllaw.dk::5cc908ae-a0ee-4c7d-aa27-131f5fe15f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1F"/>
    <w:rsid w:val="000006D3"/>
    <w:rsid w:val="0000436E"/>
    <w:rsid w:val="00005E1C"/>
    <w:rsid w:val="000079F5"/>
    <w:rsid w:val="000112FB"/>
    <w:rsid w:val="00015667"/>
    <w:rsid w:val="000167BC"/>
    <w:rsid w:val="000204BC"/>
    <w:rsid w:val="000225ED"/>
    <w:rsid w:val="000227DD"/>
    <w:rsid w:val="000278F0"/>
    <w:rsid w:val="000344EE"/>
    <w:rsid w:val="00034716"/>
    <w:rsid w:val="00040A16"/>
    <w:rsid w:val="00043E0B"/>
    <w:rsid w:val="00045F07"/>
    <w:rsid w:val="0005069A"/>
    <w:rsid w:val="00050B25"/>
    <w:rsid w:val="00053BD0"/>
    <w:rsid w:val="00056848"/>
    <w:rsid w:val="00063E5C"/>
    <w:rsid w:val="00065D63"/>
    <w:rsid w:val="00066D45"/>
    <w:rsid w:val="000705C3"/>
    <w:rsid w:val="0007283D"/>
    <w:rsid w:val="00073BFF"/>
    <w:rsid w:val="00074BCD"/>
    <w:rsid w:val="00081205"/>
    <w:rsid w:val="000813B2"/>
    <w:rsid w:val="0008564B"/>
    <w:rsid w:val="000875FE"/>
    <w:rsid w:val="00087C44"/>
    <w:rsid w:val="000908B0"/>
    <w:rsid w:val="00091A2D"/>
    <w:rsid w:val="00092651"/>
    <w:rsid w:val="00094E86"/>
    <w:rsid w:val="00095306"/>
    <w:rsid w:val="000A00F9"/>
    <w:rsid w:val="000A0873"/>
    <w:rsid w:val="000A2223"/>
    <w:rsid w:val="000A6211"/>
    <w:rsid w:val="000B1827"/>
    <w:rsid w:val="000B253C"/>
    <w:rsid w:val="000B5415"/>
    <w:rsid w:val="000B724F"/>
    <w:rsid w:val="000C3A8F"/>
    <w:rsid w:val="000C6289"/>
    <w:rsid w:val="000D0460"/>
    <w:rsid w:val="000D0C6D"/>
    <w:rsid w:val="000D7783"/>
    <w:rsid w:val="000E0970"/>
    <w:rsid w:val="000E1CA9"/>
    <w:rsid w:val="000E7138"/>
    <w:rsid w:val="000F2706"/>
    <w:rsid w:val="000F4F43"/>
    <w:rsid w:val="000F65EA"/>
    <w:rsid w:val="001006D1"/>
    <w:rsid w:val="00102514"/>
    <w:rsid w:val="001046FF"/>
    <w:rsid w:val="00105CDA"/>
    <w:rsid w:val="00106A86"/>
    <w:rsid w:val="0011012C"/>
    <w:rsid w:val="00110A49"/>
    <w:rsid w:val="00111BA3"/>
    <w:rsid w:val="0011352E"/>
    <w:rsid w:val="00113D31"/>
    <w:rsid w:val="00116DE4"/>
    <w:rsid w:val="00117BE6"/>
    <w:rsid w:val="00120042"/>
    <w:rsid w:val="00121910"/>
    <w:rsid w:val="00123742"/>
    <w:rsid w:val="00123D22"/>
    <w:rsid w:val="001240FB"/>
    <w:rsid w:val="00126E2B"/>
    <w:rsid w:val="001307DB"/>
    <w:rsid w:val="00130C9C"/>
    <w:rsid w:val="00132199"/>
    <w:rsid w:val="001324C2"/>
    <w:rsid w:val="001324DE"/>
    <w:rsid w:val="0013254F"/>
    <w:rsid w:val="00142C76"/>
    <w:rsid w:val="00143D64"/>
    <w:rsid w:val="001444C7"/>
    <w:rsid w:val="0014515E"/>
    <w:rsid w:val="001475A8"/>
    <w:rsid w:val="0015038D"/>
    <w:rsid w:val="00151C96"/>
    <w:rsid w:val="001522F5"/>
    <w:rsid w:val="00153400"/>
    <w:rsid w:val="00161797"/>
    <w:rsid w:val="00163A1C"/>
    <w:rsid w:val="00167D36"/>
    <w:rsid w:val="0017322A"/>
    <w:rsid w:val="00192AA8"/>
    <w:rsid w:val="001A08C4"/>
    <w:rsid w:val="001A1405"/>
    <w:rsid w:val="001A5B25"/>
    <w:rsid w:val="001C0C1A"/>
    <w:rsid w:val="001C2151"/>
    <w:rsid w:val="001C54B2"/>
    <w:rsid w:val="001C6A23"/>
    <w:rsid w:val="001E286A"/>
    <w:rsid w:val="001E46C0"/>
    <w:rsid w:val="001E5A5C"/>
    <w:rsid w:val="001E5B71"/>
    <w:rsid w:val="001F09F5"/>
    <w:rsid w:val="001F4875"/>
    <w:rsid w:val="001F5D77"/>
    <w:rsid w:val="001F745A"/>
    <w:rsid w:val="002053E4"/>
    <w:rsid w:val="00205A91"/>
    <w:rsid w:val="00207228"/>
    <w:rsid w:val="002115A7"/>
    <w:rsid w:val="002138F8"/>
    <w:rsid w:val="00217853"/>
    <w:rsid w:val="002227BB"/>
    <w:rsid w:val="00223A4A"/>
    <w:rsid w:val="0022406B"/>
    <w:rsid w:val="002245C2"/>
    <w:rsid w:val="00232452"/>
    <w:rsid w:val="00233851"/>
    <w:rsid w:val="002360EF"/>
    <w:rsid w:val="00246907"/>
    <w:rsid w:val="00246FE9"/>
    <w:rsid w:val="00253BF5"/>
    <w:rsid w:val="00254F64"/>
    <w:rsid w:val="00257796"/>
    <w:rsid w:val="00277122"/>
    <w:rsid w:val="00281FC3"/>
    <w:rsid w:val="002825ED"/>
    <w:rsid w:val="002834BB"/>
    <w:rsid w:val="002936E6"/>
    <w:rsid w:val="00297343"/>
    <w:rsid w:val="00297A53"/>
    <w:rsid w:val="002A0644"/>
    <w:rsid w:val="002A2144"/>
    <w:rsid w:val="002A48E4"/>
    <w:rsid w:val="002A4CE2"/>
    <w:rsid w:val="002A5355"/>
    <w:rsid w:val="002A5CA6"/>
    <w:rsid w:val="002B4DC5"/>
    <w:rsid w:val="002B5518"/>
    <w:rsid w:val="002B6DD9"/>
    <w:rsid w:val="002C5283"/>
    <w:rsid w:val="002D13C9"/>
    <w:rsid w:val="002D49A3"/>
    <w:rsid w:val="002D608C"/>
    <w:rsid w:val="002D7DCB"/>
    <w:rsid w:val="002E1D13"/>
    <w:rsid w:val="002E3FCB"/>
    <w:rsid w:val="002E4655"/>
    <w:rsid w:val="002E5AD2"/>
    <w:rsid w:val="002F12D3"/>
    <w:rsid w:val="002F5379"/>
    <w:rsid w:val="002F70EE"/>
    <w:rsid w:val="003039A5"/>
    <w:rsid w:val="0030607D"/>
    <w:rsid w:val="00306A9F"/>
    <w:rsid w:val="00313B4B"/>
    <w:rsid w:val="00317B42"/>
    <w:rsid w:val="00320252"/>
    <w:rsid w:val="00320899"/>
    <w:rsid w:val="00322F46"/>
    <w:rsid w:val="00323298"/>
    <w:rsid w:val="00323C74"/>
    <w:rsid w:val="00323D41"/>
    <w:rsid w:val="00333C03"/>
    <w:rsid w:val="003371FE"/>
    <w:rsid w:val="00340417"/>
    <w:rsid w:val="00344548"/>
    <w:rsid w:val="003448C5"/>
    <w:rsid w:val="00347F4D"/>
    <w:rsid w:val="00353867"/>
    <w:rsid w:val="003573AE"/>
    <w:rsid w:val="00357EE8"/>
    <w:rsid w:val="0036149B"/>
    <w:rsid w:val="00370538"/>
    <w:rsid w:val="00370610"/>
    <w:rsid w:val="003745EF"/>
    <w:rsid w:val="00374AE5"/>
    <w:rsid w:val="0037561A"/>
    <w:rsid w:val="0037689F"/>
    <w:rsid w:val="00384964"/>
    <w:rsid w:val="00387564"/>
    <w:rsid w:val="003902CC"/>
    <w:rsid w:val="00396BA6"/>
    <w:rsid w:val="003A5C83"/>
    <w:rsid w:val="003A6110"/>
    <w:rsid w:val="003A6737"/>
    <w:rsid w:val="003A7E71"/>
    <w:rsid w:val="003B2C1C"/>
    <w:rsid w:val="003B6AF6"/>
    <w:rsid w:val="003C0588"/>
    <w:rsid w:val="003C16C3"/>
    <w:rsid w:val="003C2735"/>
    <w:rsid w:val="003C2D98"/>
    <w:rsid w:val="003C344D"/>
    <w:rsid w:val="003C462E"/>
    <w:rsid w:val="003C481F"/>
    <w:rsid w:val="003C69B0"/>
    <w:rsid w:val="003C77B2"/>
    <w:rsid w:val="003D1A4F"/>
    <w:rsid w:val="003D529A"/>
    <w:rsid w:val="003D5876"/>
    <w:rsid w:val="003D656E"/>
    <w:rsid w:val="003E045F"/>
    <w:rsid w:val="003E0510"/>
    <w:rsid w:val="003E3E96"/>
    <w:rsid w:val="003E4FB2"/>
    <w:rsid w:val="003E54E0"/>
    <w:rsid w:val="003E7E42"/>
    <w:rsid w:val="003F22D7"/>
    <w:rsid w:val="003F33CB"/>
    <w:rsid w:val="003F599F"/>
    <w:rsid w:val="003F7FE7"/>
    <w:rsid w:val="004009BD"/>
    <w:rsid w:val="00403265"/>
    <w:rsid w:val="00405822"/>
    <w:rsid w:val="004141B2"/>
    <w:rsid w:val="0041625D"/>
    <w:rsid w:val="004211D3"/>
    <w:rsid w:val="00426988"/>
    <w:rsid w:val="00434377"/>
    <w:rsid w:val="00437C02"/>
    <w:rsid w:val="0044214D"/>
    <w:rsid w:val="00443152"/>
    <w:rsid w:val="00443B40"/>
    <w:rsid w:val="00445907"/>
    <w:rsid w:val="00445AA8"/>
    <w:rsid w:val="00452E81"/>
    <w:rsid w:val="00457BD9"/>
    <w:rsid w:val="00461B18"/>
    <w:rsid w:val="00470161"/>
    <w:rsid w:val="00470693"/>
    <w:rsid w:val="00470AFA"/>
    <w:rsid w:val="00470D50"/>
    <w:rsid w:val="004747C1"/>
    <w:rsid w:val="00474D75"/>
    <w:rsid w:val="00481677"/>
    <w:rsid w:val="00492C24"/>
    <w:rsid w:val="00497B27"/>
    <w:rsid w:val="004A0F64"/>
    <w:rsid w:val="004A163B"/>
    <w:rsid w:val="004A4176"/>
    <w:rsid w:val="004B04AF"/>
    <w:rsid w:val="004B08DA"/>
    <w:rsid w:val="004B0A2E"/>
    <w:rsid w:val="004B2910"/>
    <w:rsid w:val="004B3A71"/>
    <w:rsid w:val="004B55CA"/>
    <w:rsid w:val="004B5742"/>
    <w:rsid w:val="004B5E27"/>
    <w:rsid w:val="004C3F95"/>
    <w:rsid w:val="004C5C96"/>
    <w:rsid w:val="004D221D"/>
    <w:rsid w:val="004D338C"/>
    <w:rsid w:val="004D33B7"/>
    <w:rsid w:val="004D42CC"/>
    <w:rsid w:val="004D49D8"/>
    <w:rsid w:val="004D5304"/>
    <w:rsid w:val="004D660D"/>
    <w:rsid w:val="004D6C7D"/>
    <w:rsid w:val="004D76BD"/>
    <w:rsid w:val="004E317D"/>
    <w:rsid w:val="004E6CE2"/>
    <w:rsid w:val="004E75FC"/>
    <w:rsid w:val="004F1A2C"/>
    <w:rsid w:val="004F4D45"/>
    <w:rsid w:val="004F6AA0"/>
    <w:rsid w:val="004F6AB6"/>
    <w:rsid w:val="00501DB3"/>
    <w:rsid w:val="00501FC4"/>
    <w:rsid w:val="00502469"/>
    <w:rsid w:val="005033E0"/>
    <w:rsid w:val="0050663C"/>
    <w:rsid w:val="0050762A"/>
    <w:rsid w:val="005078EF"/>
    <w:rsid w:val="005102DA"/>
    <w:rsid w:val="00527DEE"/>
    <w:rsid w:val="00534615"/>
    <w:rsid w:val="005359AA"/>
    <w:rsid w:val="00537A43"/>
    <w:rsid w:val="00541F82"/>
    <w:rsid w:val="005440AA"/>
    <w:rsid w:val="00545DBC"/>
    <w:rsid w:val="0054660B"/>
    <w:rsid w:val="0055143D"/>
    <w:rsid w:val="00554B0A"/>
    <w:rsid w:val="0056016F"/>
    <w:rsid w:val="005675DF"/>
    <w:rsid w:val="00570A71"/>
    <w:rsid w:val="00571999"/>
    <w:rsid w:val="00571C27"/>
    <w:rsid w:val="00572893"/>
    <w:rsid w:val="00574137"/>
    <w:rsid w:val="00576DD7"/>
    <w:rsid w:val="00581AF9"/>
    <w:rsid w:val="00582A5C"/>
    <w:rsid w:val="00583218"/>
    <w:rsid w:val="00585FE4"/>
    <w:rsid w:val="00587679"/>
    <w:rsid w:val="005914B1"/>
    <w:rsid w:val="00595C37"/>
    <w:rsid w:val="005A0FEF"/>
    <w:rsid w:val="005A3E3F"/>
    <w:rsid w:val="005A3F4A"/>
    <w:rsid w:val="005A49FD"/>
    <w:rsid w:val="005A7DEE"/>
    <w:rsid w:val="005B260C"/>
    <w:rsid w:val="005B34FD"/>
    <w:rsid w:val="005B55A7"/>
    <w:rsid w:val="005B7287"/>
    <w:rsid w:val="005B76F6"/>
    <w:rsid w:val="005C3322"/>
    <w:rsid w:val="005C3B83"/>
    <w:rsid w:val="005C4D87"/>
    <w:rsid w:val="005C79BC"/>
    <w:rsid w:val="005D037E"/>
    <w:rsid w:val="005D36A0"/>
    <w:rsid w:val="005D55E5"/>
    <w:rsid w:val="005D6C94"/>
    <w:rsid w:val="005E1D13"/>
    <w:rsid w:val="005E25D9"/>
    <w:rsid w:val="005E7D42"/>
    <w:rsid w:val="005F368B"/>
    <w:rsid w:val="005F73FE"/>
    <w:rsid w:val="005F7A93"/>
    <w:rsid w:val="005F7F00"/>
    <w:rsid w:val="00600608"/>
    <w:rsid w:val="006011DD"/>
    <w:rsid w:val="00602A75"/>
    <w:rsid w:val="0060560C"/>
    <w:rsid w:val="00606DDD"/>
    <w:rsid w:val="0061210E"/>
    <w:rsid w:val="0061582D"/>
    <w:rsid w:val="00616FF6"/>
    <w:rsid w:val="0062255E"/>
    <w:rsid w:val="0062258F"/>
    <w:rsid w:val="00622BC8"/>
    <w:rsid w:val="006238F7"/>
    <w:rsid w:val="00623C26"/>
    <w:rsid w:val="00626244"/>
    <w:rsid w:val="00626D8A"/>
    <w:rsid w:val="006271C8"/>
    <w:rsid w:val="0063186F"/>
    <w:rsid w:val="00631F2D"/>
    <w:rsid w:val="006333D9"/>
    <w:rsid w:val="006334BE"/>
    <w:rsid w:val="00633706"/>
    <w:rsid w:val="0063372B"/>
    <w:rsid w:val="0063598A"/>
    <w:rsid w:val="0064114C"/>
    <w:rsid w:val="006421FD"/>
    <w:rsid w:val="006467CD"/>
    <w:rsid w:val="00647E45"/>
    <w:rsid w:val="00652BAF"/>
    <w:rsid w:val="006538BC"/>
    <w:rsid w:val="00655C25"/>
    <w:rsid w:val="00656782"/>
    <w:rsid w:val="006579E8"/>
    <w:rsid w:val="0066219E"/>
    <w:rsid w:val="006669B9"/>
    <w:rsid w:val="0067307C"/>
    <w:rsid w:val="006746F0"/>
    <w:rsid w:val="00675DDA"/>
    <w:rsid w:val="00680169"/>
    <w:rsid w:val="00680364"/>
    <w:rsid w:val="0068668D"/>
    <w:rsid w:val="00687FFD"/>
    <w:rsid w:val="00696D9C"/>
    <w:rsid w:val="006A5F4B"/>
    <w:rsid w:val="006B2CD6"/>
    <w:rsid w:val="006B354A"/>
    <w:rsid w:val="006C472A"/>
    <w:rsid w:val="006D489E"/>
    <w:rsid w:val="006D6DA1"/>
    <w:rsid w:val="006E1BD9"/>
    <w:rsid w:val="006E206A"/>
    <w:rsid w:val="006E2579"/>
    <w:rsid w:val="007046C1"/>
    <w:rsid w:val="00705709"/>
    <w:rsid w:val="00705EA8"/>
    <w:rsid w:val="00706B1D"/>
    <w:rsid w:val="00710A5E"/>
    <w:rsid w:val="0071147A"/>
    <w:rsid w:val="00711CF9"/>
    <w:rsid w:val="00716B5A"/>
    <w:rsid w:val="00716E34"/>
    <w:rsid w:val="00721F9A"/>
    <w:rsid w:val="00724991"/>
    <w:rsid w:val="00725877"/>
    <w:rsid w:val="007265BE"/>
    <w:rsid w:val="00727424"/>
    <w:rsid w:val="007314FA"/>
    <w:rsid w:val="00735100"/>
    <w:rsid w:val="00735C81"/>
    <w:rsid w:val="00736F29"/>
    <w:rsid w:val="007370C9"/>
    <w:rsid w:val="00740533"/>
    <w:rsid w:val="007415E3"/>
    <w:rsid w:val="0075225F"/>
    <w:rsid w:val="00752AE9"/>
    <w:rsid w:val="0075502A"/>
    <w:rsid w:val="00764919"/>
    <w:rsid w:val="00765045"/>
    <w:rsid w:val="007650BE"/>
    <w:rsid w:val="00767D73"/>
    <w:rsid w:val="007770E6"/>
    <w:rsid w:val="00780237"/>
    <w:rsid w:val="00780D6A"/>
    <w:rsid w:val="00781D5F"/>
    <w:rsid w:val="007824AE"/>
    <w:rsid w:val="00785A0A"/>
    <w:rsid w:val="00786533"/>
    <w:rsid w:val="00792593"/>
    <w:rsid w:val="0079470B"/>
    <w:rsid w:val="00797DCA"/>
    <w:rsid w:val="007A1E34"/>
    <w:rsid w:val="007A2A99"/>
    <w:rsid w:val="007A2D93"/>
    <w:rsid w:val="007A6B92"/>
    <w:rsid w:val="007B0277"/>
    <w:rsid w:val="007B0D1E"/>
    <w:rsid w:val="007B3378"/>
    <w:rsid w:val="007B4C84"/>
    <w:rsid w:val="007C12DC"/>
    <w:rsid w:val="007C1D72"/>
    <w:rsid w:val="007C3116"/>
    <w:rsid w:val="007C31E2"/>
    <w:rsid w:val="007C608C"/>
    <w:rsid w:val="007D163F"/>
    <w:rsid w:val="007D1B71"/>
    <w:rsid w:val="007D1F69"/>
    <w:rsid w:val="007D25B9"/>
    <w:rsid w:val="007D3CB7"/>
    <w:rsid w:val="007D3DD7"/>
    <w:rsid w:val="007D74A1"/>
    <w:rsid w:val="007E0306"/>
    <w:rsid w:val="007E0C84"/>
    <w:rsid w:val="007E2654"/>
    <w:rsid w:val="007E4A72"/>
    <w:rsid w:val="007E66B5"/>
    <w:rsid w:val="007E6750"/>
    <w:rsid w:val="007E70E4"/>
    <w:rsid w:val="007E7C81"/>
    <w:rsid w:val="007F1760"/>
    <w:rsid w:val="007F3B08"/>
    <w:rsid w:val="007F4B5F"/>
    <w:rsid w:val="007F4C27"/>
    <w:rsid w:val="007F5B53"/>
    <w:rsid w:val="007F6ACF"/>
    <w:rsid w:val="00804451"/>
    <w:rsid w:val="00813234"/>
    <w:rsid w:val="00822256"/>
    <w:rsid w:val="00822DD7"/>
    <w:rsid w:val="008255FA"/>
    <w:rsid w:val="008272DA"/>
    <w:rsid w:val="0083042C"/>
    <w:rsid w:val="00831032"/>
    <w:rsid w:val="00832E91"/>
    <w:rsid w:val="00837E97"/>
    <w:rsid w:val="00843612"/>
    <w:rsid w:val="00846E9C"/>
    <w:rsid w:val="008505F1"/>
    <w:rsid w:val="0085061A"/>
    <w:rsid w:val="00851DE9"/>
    <w:rsid w:val="00852648"/>
    <w:rsid w:val="00863723"/>
    <w:rsid w:val="008650F6"/>
    <w:rsid w:val="00865C71"/>
    <w:rsid w:val="00870F5E"/>
    <w:rsid w:val="00882815"/>
    <w:rsid w:val="008913F8"/>
    <w:rsid w:val="008945CA"/>
    <w:rsid w:val="0089551B"/>
    <w:rsid w:val="00897A4A"/>
    <w:rsid w:val="008A05EF"/>
    <w:rsid w:val="008A32AA"/>
    <w:rsid w:val="008A363B"/>
    <w:rsid w:val="008A4DA8"/>
    <w:rsid w:val="008B3AFD"/>
    <w:rsid w:val="008B4323"/>
    <w:rsid w:val="008B4828"/>
    <w:rsid w:val="008B53C8"/>
    <w:rsid w:val="008B5D34"/>
    <w:rsid w:val="008B6754"/>
    <w:rsid w:val="008B747A"/>
    <w:rsid w:val="008C161C"/>
    <w:rsid w:val="008C2E0A"/>
    <w:rsid w:val="008C40DE"/>
    <w:rsid w:val="008C4159"/>
    <w:rsid w:val="008D091A"/>
    <w:rsid w:val="008D116A"/>
    <w:rsid w:val="008D25BA"/>
    <w:rsid w:val="008D2FB2"/>
    <w:rsid w:val="008D4F1C"/>
    <w:rsid w:val="008D721B"/>
    <w:rsid w:val="008E34DB"/>
    <w:rsid w:val="008E54A7"/>
    <w:rsid w:val="008E5861"/>
    <w:rsid w:val="008E5F4B"/>
    <w:rsid w:val="008E65B7"/>
    <w:rsid w:val="008E6F06"/>
    <w:rsid w:val="008E75D7"/>
    <w:rsid w:val="008F02B4"/>
    <w:rsid w:val="008F267F"/>
    <w:rsid w:val="00902AD7"/>
    <w:rsid w:val="009048DF"/>
    <w:rsid w:val="00904D25"/>
    <w:rsid w:val="0090525C"/>
    <w:rsid w:val="00906B37"/>
    <w:rsid w:val="009100E8"/>
    <w:rsid w:val="00910E53"/>
    <w:rsid w:val="009119B2"/>
    <w:rsid w:val="00913391"/>
    <w:rsid w:val="0091354D"/>
    <w:rsid w:val="009159EC"/>
    <w:rsid w:val="00916E8D"/>
    <w:rsid w:val="00922569"/>
    <w:rsid w:val="00923BD1"/>
    <w:rsid w:val="00923EA1"/>
    <w:rsid w:val="00924E6E"/>
    <w:rsid w:val="00925B5B"/>
    <w:rsid w:val="00931BE4"/>
    <w:rsid w:val="0093402A"/>
    <w:rsid w:val="009352C5"/>
    <w:rsid w:val="009357F3"/>
    <w:rsid w:val="00940162"/>
    <w:rsid w:val="0094177A"/>
    <w:rsid w:val="00942769"/>
    <w:rsid w:val="0094332D"/>
    <w:rsid w:val="00944DEB"/>
    <w:rsid w:val="009459BD"/>
    <w:rsid w:val="00945E9D"/>
    <w:rsid w:val="00951F3B"/>
    <w:rsid w:val="009532BE"/>
    <w:rsid w:val="00953E3F"/>
    <w:rsid w:val="009549EE"/>
    <w:rsid w:val="009566E5"/>
    <w:rsid w:val="00965682"/>
    <w:rsid w:val="009705D5"/>
    <w:rsid w:val="0097444D"/>
    <w:rsid w:val="0097445F"/>
    <w:rsid w:val="009745B7"/>
    <w:rsid w:val="00982E62"/>
    <w:rsid w:val="00985059"/>
    <w:rsid w:val="009854FA"/>
    <w:rsid w:val="009861A7"/>
    <w:rsid w:val="00990B5F"/>
    <w:rsid w:val="00991E87"/>
    <w:rsid w:val="00991F26"/>
    <w:rsid w:val="00995053"/>
    <w:rsid w:val="009A0C47"/>
    <w:rsid w:val="009A1E8A"/>
    <w:rsid w:val="009A24AC"/>
    <w:rsid w:val="009A3286"/>
    <w:rsid w:val="009B08AB"/>
    <w:rsid w:val="009B20A1"/>
    <w:rsid w:val="009B3A72"/>
    <w:rsid w:val="009B5589"/>
    <w:rsid w:val="009B786D"/>
    <w:rsid w:val="009C0613"/>
    <w:rsid w:val="009C5E87"/>
    <w:rsid w:val="009C7155"/>
    <w:rsid w:val="009C77FA"/>
    <w:rsid w:val="009D0078"/>
    <w:rsid w:val="009D16FA"/>
    <w:rsid w:val="009D3BDD"/>
    <w:rsid w:val="009D6105"/>
    <w:rsid w:val="009D64FA"/>
    <w:rsid w:val="009D7294"/>
    <w:rsid w:val="009E1E1D"/>
    <w:rsid w:val="009E42E4"/>
    <w:rsid w:val="009F0518"/>
    <w:rsid w:val="009F2EE4"/>
    <w:rsid w:val="009F38A5"/>
    <w:rsid w:val="009F39D4"/>
    <w:rsid w:val="009F5AD4"/>
    <w:rsid w:val="00A022E5"/>
    <w:rsid w:val="00A034CB"/>
    <w:rsid w:val="00A041DE"/>
    <w:rsid w:val="00A04EB9"/>
    <w:rsid w:val="00A0522D"/>
    <w:rsid w:val="00A055BB"/>
    <w:rsid w:val="00A07869"/>
    <w:rsid w:val="00A10652"/>
    <w:rsid w:val="00A1236A"/>
    <w:rsid w:val="00A12774"/>
    <w:rsid w:val="00A12FCB"/>
    <w:rsid w:val="00A134A4"/>
    <w:rsid w:val="00A15F15"/>
    <w:rsid w:val="00A16265"/>
    <w:rsid w:val="00A1648D"/>
    <w:rsid w:val="00A22FCC"/>
    <w:rsid w:val="00A249D5"/>
    <w:rsid w:val="00A25070"/>
    <w:rsid w:val="00A25DCC"/>
    <w:rsid w:val="00A2725E"/>
    <w:rsid w:val="00A27632"/>
    <w:rsid w:val="00A31428"/>
    <w:rsid w:val="00A33AF9"/>
    <w:rsid w:val="00A36BA1"/>
    <w:rsid w:val="00A37CCD"/>
    <w:rsid w:val="00A41D98"/>
    <w:rsid w:val="00A42509"/>
    <w:rsid w:val="00A4478C"/>
    <w:rsid w:val="00A50F78"/>
    <w:rsid w:val="00A51CCC"/>
    <w:rsid w:val="00A56CF1"/>
    <w:rsid w:val="00A61305"/>
    <w:rsid w:val="00A62965"/>
    <w:rsid w:val="00A631E1"/>
    <w:rsid w:val="00A63E17"/>
    <w:rsid w:val="00A67C45"/>
    <w:rsid w:val="00A70A53"/>
    <w:rsid w:val="00A75AF4"/>
    <w:rsid w:val="00A809C6"/>
    <w:rsid w:val="00A836C1"/>
    <w:rsid w:val="00A850EA"/>
    <w:rsid w:val="00A85506"/>
    <w:rsid w:val="00A87124"/>
    <w:rsid w:val="00A90CD3"/>
    <w:rsid w:val="00A94234"/>
    <w:rsid w:val="00A953B9"/>
    <w:rsid w:val="00A95EA6"/>
    <w:rsid w:val="00A97600"/>
    <w:rsid w:val="00A9794C"/>
    <w:rsid w:val="00AA0055"/>
    <w:rsid w:val="00AA0387"/>
    <w:rsid w:val="00AA1F2D"/>
    <w:rsid w:val="00AA4F5B"/>
    <w:rsid w:val="00AA73F5"/>
    <w:rsid w:val="00AB43EC"/>
    <w:rsid w:val="00AB6766"/>
    <w:rsid w:val="00AC58D5"/>
    <w:rsid w:val="00AC5964"/>
    <w:rsid w:val="00AC6229"/>
    <w:rsid w:val="00AD3D6D"/>
    <w:rsid w:val="00AD646B"/>
    <w:rsid w:val="00AD6FCC"/>
    <w:rsid w:val="00AE0AD7"/>
    <w:rsid w:val="00AE1C04"/>
    <w:rsid w:val="00AE22CC"/>
    <w:rsid w:val="00AE3B24"/>
    <w:rsid w:val="00AE45EA"/>
    <w:rsid w:val="00AE4F12"/>
    <w:rsid w:val="00AE5177"/>
    <w:rsid w:val="00AE5A1B"/>
    <w:rsid w:val="00AE6020"/>
    <w:rsid w:val="00AF32C9"/>
    <w:rsid w:val="00AF345D"/>
    <w:rsid w:val="00AF3B77"/>
    <w:rsid w:val="00AF5869"/>
    <w:rsid w:val="00AF5E64"/>
    <w:rsid w:val="00AF7539"/>
    <w:rsid w:val="00B0172D"/>
    <w:rsid w:val="00B06DF7"/>
    <w:rsid w:val="00B10057"/>
    <w:rsid w:val="00B15FEB"/>
    <w:rsid w:val="00B21CDE"/>
    <w:rsid w:val="00B22D91"/>
    <w:rsid w:val="00B23ADE"/>
    <w:rsid w:val="00B26191"/>
    <w:rsid w:val="00B26D9E"/>
    <w:rsid w:val="00B2761B"/>
    <w:rsid w:val="00B30229"/>
    <w:rsid w:val="00B34AF7"/>
    <w:rsid w:val="00B41CEA"/>
    <w:rsid w:val="00B4211F"/>
    <w:rsid w:val="00B42165"/>
    <w:rsid w:val="00B42341"/>
    <w:rsid w:val="00B436E1"/>
    <w:rsid w:val="00B46456"/>
    <w:rsid w:val="00B46A1F"/>
    <w:rsid w:val="00B47867"/>
    <w:rsid w:val="00B542F8"/>
    <w:rsid w:val="00B57A32"/>
    <w:rsid w:val="00B670BD"/>
    <w:rsid w:val="00B70559"/>
    <w:rsid w:val="00B70C4F"/>
    <w:rsid w:val="00B77963"/>
    <w:rsid w:val="00B92343"/>
    <w:rsid w:val="00B9359B"/>
    <w:rsid w:val="00BA0062"/>
    <w:rsid w:val="00BA291B"/>
    <w:rsid w:val="00BA3219"/>
    <w:rsid w:val="00BB0906"/>
    <w:rsid w:val="00BB379A"/>
    <w:rsid w:val="00BB7902"/>
    <w:rsid w:val="00BC03C2"/>
    <w:rsid w:val="00BC0EC6"/>
    <w:rsid w:val="00BC1404"/>
    <w:rsid w:val="00BC2092"/>
    <w:rsid w:val="00BC5344"/>
    <w:rsid w:val="00BD225B"/>
    <w:rsid w:val="00BD4DD0"/>
    <w:rsid w:val="00BE28CD"/>
    <w:rsid w:val="00BE4977"/>
    <w:rsid w:val="00BF2107"/>
    <w:rsid w:val="00BF3C3E"/>
    <w:rsid w:val="00BF3D23"/>
    <w:rsid w:val="00BF3DC7"/>
    <w:rsid w:val="00BF7EC6"/>
    <w:rsid w:val="00C008ED"/>
    <w:rsid w:val="00C016C4"/>
    <w:rsid w:val="00C02D5C"/>
    <w:rsid w:val="00C103C4"/>
    <w:rsid w:val="00C10522"/>
    <w:rsid w:val="00C16818"/>
    <w:rsid w:val="00C2034B"/>
    <w:rsid w:val="00C21252"/>
    <w:rsid w:val="00C22BE2"/>
    <w:rsid w:val="00C22E8B"/>
    <w:rsid w:val="00C242E0"/>
    <w:rsid w:val="00C276CA"/>
    <w:rsid w:val="00C276D3"/>
    <w:rsid w:val="00C37D3A"/>
    <w:rsid w:val="00C41E7A"/>
    <w:rsid w:val="00C4372C"/>
    <w:rsid w:val="00C43CEB"/>
    <w:rsid w:val="00C46893"/>
    <w:rsid w:val="00C47CBF"/>
    <w:rsid w:val="00C516DF"/>
    <w:rsid w:val="00C525C0"/>
    <w:rsid w:val="00C52B14"/>
    <w:rsid w:val="00C53E99"/>
    <w:rsid w:val="00C5594E"/>
    <w:rsid w:val="00C61C94"/>
    <w:rsid w:val="00C6578A"/>
    <w:rsid w:val="00C7041C"/>
    <w:rsid w:val="00C751BD"/>
    <w:rsid w:val="00C76D09"/>
    <w:rsid w:val="00C805FC"/>
    <w:rsid w:val="00C80CE8"/>
    <w:rsid w:val="00C81D19"/>
    <w:rsid w:val="00C862F7"/>
    <w:rsid w:val="00C863C0"/>
    <w:rsid w:val="00C8764A"/>
    <w:rsid w:val="00C90D1F"/>
    <w:rsid w:val="00C9139B"/>
    <w:rsid w:val="00C92642"/>
    <w:rsid w:val="00CA2B4A"/>
    <w:rsid w:val="00CA3287"/>
    <w:rsid w:val="00CA3678"/>
    <w:rsid w:val="00CB1060"/>
    <w:rsid w:val="00CB201E"/>
    <w:rsid w:val="00CB252F"/>
    <w:rsid w:val="00CB3319"/>
    <w:rsid w:val="00CB3E13"/>
    <w:rsid w:val="00CB6C23"/>
    <w:rsid w:val="00CC2E56"/>
    <w:rsid w:val="00CC4DF8"/>
    <w:rsid w:val="00CC56F2"/>
    <w:rsid w:val="00CC5929"/>
    <w:rsid w:val="00CC5C80"/>
    <w:rsid w:val="00CC62FA"/>
    <w:rsid w:val="00CD0686"/>
    <w:rsid w:val="00CD2550"/>
    <w:rsid w:val="00CD5FFB"/>
    <w:rsid w:val="00CE2089"/>
    <w:rsid w:val="00CE36BE"/>
    <w:rsid w:val="00CE3865"/>
    <w:rsid w:val="00CF520C"/>
    <w:rsid w:val="00CF6F3C"/>
    <w:rsid w:val="00D03780"/>
    <w:rsid w:val="00D14CA5"/>
    <w:rsid w:val="00D25E20"/>
    <w:rsid w:val="00D262BE"/>
    <w:rsid w:val="00D26350"/>
    <w:rsid w:val="00D30B6A"/>
    <w:rsid w:val="00D36BCE"/>
    <w:rsid w:val="00D60B76"/>
    <w:rsid w:val="00D663F7"/>
    <w:rsid w:val="00D71BEF"/>
    <w:rsid w:val="00D810B1"/>
    <w:rsid w:val="00D81B9B"/>
    <w:rsid w:val="00D839B6"/>
    <w:rsid w:val="00D8505E"/>
    <w:rsid w:val="00D86313"/>
    <w:rsid w:val="00D900E4"/>
    <w:rsid w:val="00D927B8"/>
    <w:rsid w:val="00D93737"/>
    <w:rsid w:val="00D94F78"/>
    <w:rsid w:val="00D95156"/>
    <w:rsid w:val="00DA14DE"/>
    <w:rsid w:val="00DA391E"/>
    <w:rsid w:val="00DA5A38"/>
    <w:rsid w:val="00DB04E2"/>
    <w:rsid w:val="00DB5B0A"/>
    <w:rsid w:val="00DB7150"/>
    <w:rsid w:val="00DC1E85"/>
    <w:rsid w:val="00DC35C1"/>
    <w:rsid w:val="00DC5F77"/>
    <w:rsid w:val="00DC72A5"/>
    <w:rsid w:val="00DD3787"/>
    <w:rsid w:val="00DD44EB"/>
    <w:rsid w:val="00DD67BA"/>
    <w:rsid w:val="00DE2BFA"/>
    <w:rsid w:val="00DE3204"/>
    <w:rsid w:val="00DE5AC6"/>
    <w:rsid w:val="00DE61FF"/>
    <w:rsid w:val="00DE660D"/>
    <w:rsid w:val="00DF16D2"/>
    <w:rsid w:val="00DF1749"/>
    <w:rsid w:val="00DF1832"/>
    <w:rsid w:val="00DF1A69"/>
    <w:rsid w:val="00E04B93"/>
    <w:rsid w:val="00E052BA"/>
    <w:rsid w:val="00E05B37"/>
    <w:rsid w:val="00E06174"/>
    <w:rsid w:val="00E06A65"/>
    <w:rsid w:val="00E1110F"/>
    <w:rsid w:val="00E11DC8"/>
    <w:rsid w:val="00E12A00"/>
    <w:rsid w:val="00E12D6E"/>
    <w:rsid w:val="00E12EB7"/>
    <w:rsid w:val="00E16958"/>
    <w:rsid w:val="00E16E66"/>
    <w:rsid w:val="00E21214"/>
    <w:rsid w:val="00E22A44"/>
    <w:rsid w:val="00E22ACF"/>
    <w:rsid w:val="00E24DA2"/>
    <w:rsid w:val="00E251DC"/>
    <w:rsid w:val="00E265C3"/>
    <w:rsid w:val="00E304C2"/>
    <w:rsid w:val="00E33EC3"/>
    <w:rsid w:val="00E351A7"/>
    <w:rsid w:val="00E36834"/>
    <w:rsid w:val="00E3792C"/>
    <w:rsid w:val="00E40C30"/>
    <w:rsid w:val="00E42CC5"/>
    <w:rsid w:val="00E441BF"/>
    <w:rsid w:val="00E452FD"/>
    <w:rsid w:val="00E46B9E"/>
    <w:rsid w:val="00E46DD2"/>
    <w:rsid w:val="00E504FE"/>
    <w:rsid w:val="00E521AC"/>
    <w:rsid w:val="00E61D9C"/>
    <w:rsid w:val="00E636D7"/>
    <w:rsid w:val="00E642A2"/>
    <w:rsid w:val="00E64805"/>
    <w:rsid w:val="00E665E0"/>
    <w:rsid w:val="00E71639"/>
    <w:rsid w:val="00E85232"/>
    <w:rsid w:val="00E906D7"/>
    <w:rsid w:val="00E91882"/>
    <w:rsid w:val="00E932EE"/>
    <w:rsid w:val="00E95852"/>
    <w:rsid w:val="00E95DB2"/>
    <w:rsid w:val="00E95DB7"/>
    <w:rsid w:val="00E97F4E"/>
    <w:rsid w:val="00EA054E"/>
    <w:rsid w:val="00EA198B"/>
    <w:rsid w:val="00EA5AD0"/>
    <w:rsid w:val="00EA602A"/>
    <w:rsid w:val="00EB1DDE"/>
    <w:rsid w:val="00EB5C2A"/>
    <w:rsid w:val="00EC18CA"/>
    <w:rsid w:val="00EC299D"/>
    <w:rsid w:val="00EC646A"/>
    <w:rsid w:val="00ED50F7"/>
    <w:rsid w:val="00ED5445"/>
    <w:rsid w:val="00ED637A"/>
    <w:rsid w:val="00EE0D3B"/>
    <w:rsid w:val="00EE3DDE"/>
    <w:rsid w:val="00EE665A"/>
    <w:rsid w:val="00EF1426"/>
    <w:rsid w:val="00EF384D"/>
    <w:rsid w:val="00EF5232"/>
    <w:rsid w:val="00EF55C7"/>
    <w:rsid w:val="00EF5C63"/>
    <w:rsid w:val="00EF6460"/>
    <w:rsid w:val="00F07F35"/>
    <w:rsid w:val="00F14F85"/>
    <w:rsid w:val="00F261AF"/>
    <w:rsid w:val="00F27AF6"/>
    <w:rsid w:val="00F30CE0"/>
    <w:rsid w:val="00F30F7E"/>
    <w:rsid w:val="00F310C2"/>
    <w:rsid w:val="00F311E0"/>
    <w:rsid w:val="00F328F9"/>
    <w:rsid w:val="00F5056C"/>
    <w:rsid w:val="00F526AE"/>
    <w:rsid w:val="00F56174"/>
    <w:rsid w:val="00F56E19"/>
    <w:rsid w:val="00F60628"/>
    <w:rsid w:val="00F65188"/>
    <w:rsid w:val="00F65FDD"/>
    <w:rsid w:val="00F6603B"/>
    <w:rsid w:val="00F72418"/>
    <w:rsid w:val="00F7416B"/>
    <w:rsid w:val="00F747BB"/>
    <w:rsid w:val="00F74A6D"/>
    <w:rsid w:val="00F74EC3"/>
    <w:rsid w:val="00F76B18"/>
    <w:rsid w:val="00F76ECE"/>
    <w:rsid w:val="00F771DF"/>
    <w:rsid w:val="00F77CCE"/>
    <w:rsid w:val="00F8044F"/>
    <w:rsid w:val="00F806EC"/>
    <w:rsid w:val="00F82467"/>
    <w:rsid w:val="00F83C2F"/>
    <w:rsid w:val="00F873E8"/>
    <w:rsid w:val="00F90647"/>
    <w:rsid w:val="00F92397"/>
    <w:rsid w:val="00F94105"/>
    <w:rsid w:val="00F967B9"/>
    <w:rsid w:val="00FA1191"/>
    <w:rsid w:val="00FA2D63"/>
    <w:rsid w:val="00FA4C1F"/>
    <w:rsid w:val="00FA52F5"/>
    <w:rsid w:val="00FA5F44"/>
    <w:rsid w:val="00FB689D"/>
    <w:rsid w:val="00FB6BCA"/>
    <w:rsid w:val="00FB7E0D"/>
    <w:rsid w:val="00FC0C3A"/>
    <w:rsid w:val="00FC2F9C"/>
    <w:rsid w:val="00FD4BD2"/>
    <w:rsid w:val="00FD57DA"/>
    <w:rsid w:val="00FE2571"/>
    <w:rsid w:val="00FE2909"/>
    <w:rsid w:val="00FE5665"/>
    <w:rsid w:val="00FF3184"/>
    <w:rsid w:val="00FF4472"/>
    <w:rsid w:val="00FF5511"/>
    <w:rsid w:val="00FF61A5"/>
    <w:rsid w:val="00FF676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1E927"/>
  <w15:chartTrackingRefBased/>
  <w15:docId w15:val="{50FD7F9F-F4C8-4AE9-A535-3ABB2A34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0162"/>
    <w:pPr>
      <w:spacing w:after="0" w:line="240" w:lineRule="auto"/>
      <w:jc w:val="both"/>
    </w:pPr>
    <w:rPr>
      <w:rFonts w:ascii="Trebuchet MS" w:eastAsia="Calibri" w:hAnsi="Trebuchet MS" w:cs="Times New Roman"/>
      <w:sz w:val="19"/>
      <w:szCs w:val="18"/>
    </w:rPr>
  </w:style>
  <w:style w:type="paragraph" w:styleId="Overskrift1">
    <w:name w:val="heading 1"/>
    <w:basedOn w:val="Normal"/>
    <w:next w:val="Niveau2"/>
    <w:link w:val="Overskrift1Tegn"/>
    <w:qFormat/>
    <w:rsid w:val="00940162"/>
    <w:pPr>
      <w:keepNext/>
      <w:numPr>
        <w:numId w:val="21"/>
      </w:numPr>
      <w:spacing w:before="240" w:after="120"/>
      <w:outlineLvl w:val="0"/>
    </w:pPr>
    <w:rPr>
      <w:b/>
      <w:caps/>
    </w:rPr>
  </w:style>
  <w:style w:type="paragraph" w:styleId="Overskrift2">
    <w:name w:val="heading 2"/>
    <w:basedOn w:val="Overskrift1"/>
    <w:next w:val="Niveau3"/>
    <w:link w:val="Overskrift2Tegn"/>
    <w:qFormat/>
    <w:rsid w:val="00940162"/>
    <w:pPr>
      <w:numPr>
        <w:ilvl w:val="1"/>
      </w:numPr>
      <w:outlineLvl w:val="1"/>
    </w:pPr>
    <w:rPr>
      <w:caps w:val="0"/>
    </w:rPr>
  </w:style>
  <w:style w:type="paragraph" w:styleId="Overskrift3">
    <w:name w:val="heading 3"/>
    <w:basedOn w:val="Overskrift1"/>
    <w:next w:val="Niveau4"/>
    <w:link w:val="Overskrift3Tegn"/>
    <w:qFormat/>
    <w:rsid w:val="00940162"/>
    <w:pPr>
      <w:numPr>
        <w:ilvl w:val="2"/>
      </w:numPr>
      <w:outlineLvl w:val="2"/>
    </w:pPr>
    <w:rPr>
      <w:caps w:val="0"/>
    </w:rPr>
  </w:style>
  <w:style w:type="paragraph" w:styleId="Overskrift4">
    <w:name w:val="heading 4"/>
    <w:basedOn w:val="Overskrift1"/>
    <w:next w:val="Niveau5"/>
    <w:link w:val="Overskrift4Tegn"/>
    <w:qFormat/>
    <w:rsid w:val="00940162"/>
    <w:pPr>
      <w:numPr>
        <w:ilvl w:val="3"/>
      </w:numPr>
      <w:outlineLvl w:val="3"/>
    </w:pPr>
    <w:rPr>
      <w:caps w:val="0"/>
    </w:rPr>
  </w:style>
  <w:style w:type="paragraph" w:styleId="Overskrift5">
    <w:name w:val="heading 5"/>
    <w:basedOn w:val="Normal"/>
    <w:next w:val="Normal"/>
    <w:link w:val="Overskrift5Tegn"/>
    <w:unhideWhenUsed/>
    <w:rsid w:val="00940162"/>
    <w:pPr>
      <w:keepNext/>
      <w:numPr>
        <w:ilvl w:val="4"/>
        <w:numId w:val="21"/>
      </w:numPr>
      <w:spacing w:before="20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nhideWhenUsed/>
    <w:rsid w:val="00940162"/>
    <w:pPr>
      <w:keepNext/>
      <w:keepLines/>
      <w:numPr>
        <w:ilvl w:val="5"/>
        <w:numId w:val="21"/>
      </w:numPr>
      <w:spacing w:before="20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semiHidden/>
    <w:unhideWhenUsed/>
    <w:rsid w:val="00940162"/>
    <w:pPr>
      <w:keepNext/>
      <w:keepLines/>
      <w:numPr>
        <w:ilvl w:val="6"/>
        <w:numId w:val="21"/>
      </w:numPr>
      <w:spacing w:before="20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semiHidden/>
    <w:unhideWhenUsed/>
    <w:rsid w:val="00940162"/>
    <w:pPr>
      <w:keepNext/>
      <w:keepLines/>
      <w:numPr>
        <w:ilvl w:val="7"/>
        <w:numId w:val="21"/>
      </w:numPr>
      <w:spacing w:before="20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semiHidden/>
    <w:unhideWhenUsed/>
    <w:rsid w:val="00940162"/>
    <w:pPr>
      <w:keepNext/>
      <w:keepLines/>
      <w:numPr>
        <w:ilvl w:val="8"/>
        <w:numId w:val="2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1-11-111OpstillingAltm">
    <w:name w:val="1 - 1.1 - 1.1.1 Opstilling (Alt+m)"/>
    <w:basedOn w:val="Normal"/>
    <w:qFormat/>
    <w:rsid w:val="00940162"/>
    <w:pPr>
      <w:numPr>
        <w:numId w:val="5"/>
      </w:numPr>
      <w:spacing w:after="120"/>
    </w:pPr>
  </w:style>
  <w:style w:type="paragraph" w:customStyle="1" w:styleId="1-a-iopstillingAltn">
    <w:name w:val="1) - a) - i) opstilling (Alt+n)"/>
    <w:basedOn w:val="Normal"/>
    <w:qFormat/>
    <w:rsid w:val="00940162"/>
    <w:pPr>
      <w:numPr>
        <w:numId w:val="6"/>
      </w:numPr>
      <w:spacing w:after="120"/>
    </w:pPr>
    <w:rPr>
      <w:szCs w:val="20"/>
    </w:rPr>
  </w:style>
  <w:style w:type="paragraph" w:customStyle="1" w:styleId="adOpstillingAltd">
    <w:name w:val="ad Opstilling (Alt+d)"/>
    <w:basedOn w:val="Normal"/>
    <w:next w:val="Normalindrykning"/>
    <w:rsid w:val="00940162"/>
    <w:pPr>
      <w:numPr>
        <w:numId w:val="7"/>
      </w:numPr>
      <w:tabs>
        <w:tab w:val="left" w:pos="1418"/>
      </w:tabs>
      <w:spacing w:after="120"/>
    </w:pPr>
  </w:style>
  <w:style w:type="paragraph" w:styleId="Afsenderadresse">
    <w:name w:val="envelope return"/>
    <w:basedOn w:val="Normal"/>
    <w:semiHidden/>
    <w:rsid w:val="00940162"/>
    <w:rPr>
      <w:rFonts w:asciiTheme="majorHAnsi" w:eastAsiaTheme="majorEastAsia" w:hAnsiTheme="majorHAnsi" w:cstheme="majorBidi"/>
      <w:sz w:val="20"/>
      <w:szCs w:val="20"/>
    </w:rPr>
  </w:style>
  <w:style w:type="paragraph" w:styleId="Almindeligtekst">
    <w:name w:val="Plain Text"/>
    <w:basedOn w:val="Normal"/>
    <w:link w:val="AlmindeligtekstTegn"/>
    <w:rsid w:val="00940162"/>
    <w:rPr>
      <w:rFonts w:ascii="Consolas" w:hAnsi="Consolas"/>
      <w:sz w:val="21"/>
      <w:szCs w:val="21"/>
    </w:rPr>
  </w:style>
  <w:style w:type="character" w:customStyle="1" w:styleId="AlmindeligtekstTegn">
    <w:name w:val="Almindelig tekst Tegn"/>
    <w:basedOn w:val="Standardskrifttypeiafsnit"/>
    <w:link w:val="Almindeligtekst"/>
    <w:rsid w:val="00940162"/>
    <w:rPr>
      <w:rFonts w:ascii="Consolas" w:eastAsia="Calibri" w:hAnsi="Consolas" w:cs="Times New Roman"/>
      <w:sz w:val="21"/>
      <w:szCs w:val="21"/>
    </w:rPr>
  </w:style>
  <w:style w:type="paragraph" w:customStyle="1" w:styleId="Annstypografi">
    <w:name w:val="Anns typografi"/>
    <w:basedOn w:val="Normal"/>
    <w:qFormat/>
    <w:rsid w:val="00A25DCC"/>
    <w:rPr>
      <w:b/>
      <w:i/>
      <w:sz w:val="18"/>
      <w:szCs w:val="20"/>
      <w:u w:val="single"/>
    </w:rPr>
  </w:style>
  <w:style w:type="paragraph" w:customStyle="1" w:styleId="atOpstillingAlt">
    <w:name w:val="at Opstilling (Alt++)"/>
    <w:basedOn w:val="Normal"/>
    <w:qFormat/>
    <w:rsid w:val="00940162"/>
    <w:pPr>
      <w:tabs>
        <w:tab w:val="num" w:pos="1418"/>
      </w:tabs>
      <w:spacing w:after="120"/>
      <w:ind w:left="1418" w:hanging="567"/>
    </w:pPr>
    <w:rPr>
      <w:szCs w:val="20"/>
    </w:rPr>
  </w:style>
  <w:style w:type="paragraph" w:customStyle="1" w:styleId="at-opstillingAlt">
    <w:name w:val="at-opstilling (Alt++)"/>
    <w:basedOn w:val="Normal"/>
    <w:uiPriority w:val="99"/>
    <w:rsid w:val="00940162"/>
    <w:pPr>
      <w:numPr>
        <w:numId w:val="8"/>
      </w:numPr>
      <w:spacing w:after="120"/>
    </w:pPr>
    <w:rPr>
      <w:rFonts w:eastAsia="Times New Roman"/>
      <w:szCs w:val="20"/>
      <w:lang w:eastAsia="da-DK"/>
    </w:rPr>
  </w:style>
  <w:style w:type="character" w:styleId="BesgtLink">
    <w:name w:val="FollowedHyperlink"/>
    <w:basedOn w:val="Standardskrifttypeiafsnit"/>
    <w:semiHidden/>
    <w:rsid w:val="00940162"/>
    <w:rPr>
      <w:color w:val="800080" w:themeColor="followedHyperlink"/>
      <w:u w:val="single"/>
    </w:rPr>
  </w:style>
  <w:style w:type="paragraph" w:styleId="Billedtekst">
    <w:name w:val="caption"/>
    <w:basedOn w:val="Normal"/>
    <w:next w:val="Normal"/>
    <w:semiHidden/>
    <w:unhideWhenUsed/>
    <w:rsid w:val="00940162"/>
    <w:pPr>
      <w:spacing w:after="200"/>
    </w:pPr>
    <w:rPr>
      <w:b/>
      <w:bCs/>
      <w:color w:val="4F81BD" w:themeColor="accent1"/>
      <w:sz w:val="18"/>
    </w:rPr>
  </w:style>
  <w:style w:type="character" w:styleId="Bogenstitel">
    <w:name w:val="Book Title"/>
    <w:basedOn w:val="Standardskrifttypeiafsnit"/>
    <w:uiPriority w:val="33"/>
    <w:rsid w:val="00940162"/>
    <w:rPr>
      <w:b/>
      <w:bCs/>
      <w:smallCaps/>
      <w:spacing w:val="5"/>
    </w:rPr>
  </w:style>
  <w:style w:type="paragraph" w:customStyle="1" w:styleId="BogstavopstillingAlta">
    <w:name w:val="Bogstav opstilling (Alt+a)"/>
    <w:basedOn w:val="Normal"/>
    <w:qFormat/>
    <w:rsid w:val="00940162"/>
    <w:pPr>
      <w:numPr>
        <w:numId w:val="9"/>
      </w:numPr>
      <w:tabs>
        <w:tab w:val="clear" w:pos="1418"/>
        <w:tab w:val="num" w:pos="360"/>
      </w:tabs>
      <w:spacing w:after="120"/>
    </w:pPr>
  </w:style>
  <w:style w:type="paragraph" w:styleId="Brevhoved">
    <w:name w:val="Message Header"/>
    <w:basedOn w:val="Normal"/>
    <w:link w:val="BrevhovedTegn"/>
    <w:semiHidden/>
    <w:rsid w:val="0094016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semiHidden/>
    <w:rsid w:val="00940162"/>
    <w:rPr>
      <w:rFonts w:asciiTheme="majorHAnsi" w:eastAsiaTheme="majorEastAsia" w:hAnsiTheme="majorHAnsi" w:cstheme="majorBidi"/>
      <w:sz w:val="24"/>
      <w:szCs w:val="24"/>
      <w:shd w:val="pct20" w:color="auto" w:fill="auto"/>
    </w:rPr>
  </w:style>
  <w:style w:type="paragraph" w:styleId="Brdtekst">
    <w:name w:val="Body Text"/>
    <w:basedOn w:val="Normal"/>
    <w:link w:val="BrdtekstTegn"/>
    <w:semiHidden/>
    <w:rsid w:val="00940162"/>
    <w:pPr>
      <w:spacing w:after="120"/>
    </w:pPr>
  </w:style>
  <w:style w:type="character" w:customStyle="1" w:styleId="BrdtekstTegn">
    <w:name w:val="Brødtekst Tegn"/>
    <w:basedOn w:val="Standardskrifttypeiafsnit"/>
    <w:link w:val="Brdtekst"/>
    <w:semiHidden/>
    <w:rsid w:val="00940162"/>
    <w:rPr>
      <w:rFonts w:ascii="Trebuchet MS" w:eastAsia="Calibri" w:hAnsi="Trebuchet MS" w:cs="Times New Roman"/>
      <w:sz w:val="19"/>
      <w:szCs w:val="18"/>
    </w:rPr>
  </w:style>
  <w:style w:type="paragraph" w:styleId="Brdtekst-frstelinjeindrykning1">
    <w:name w:val="Body Text First Indent"/>
    <w:basedOn w:val="Brdtekst"/>
    <w:link w:val="Brdtekst-frstelinjeindrykning1Tegn"/>
    <w:semiHidden/>
    <w:rsid w:val="00940162"/>
    <w:pPr>
      <w:spacing w:after="0"/>
      <w:ind w:firstLine="360"/>
    </w:pPr>
  </w:style>
  <w:style w:type="character" w:customStyle="1" w:styleId="Brdtekst-frstelinjeindrykning1Tegn">
    <w:name w:val="Brødtekst - førstelinjeindrykning 1 Tegn"/>
    <w:basedOn w:val="BrdtekstTegn"/>
    <w:link w:val="Brdtekst-frstelinjeindrykning1"/>
    <w:semiHidden/>
    <w:rsid w:val="00940162"/>
    <w:rPr>
      <w:rFonts w:ascii="Trebuchet MS" w:eastAsia="Calibri" w:hAnsi="Trebuchet MS" w:cs="Times New Roman"/>
      <w:sz w:val="19"/>
      <w:szCs w:val="18"/>
    </w:rPr>
  </w:style>
  <w:style w:type="paragraph" w:styleId="Brdtekstindrykning">
    <w:name w:val="Body Text Indent"/>
    <w:basedOn w:val="Normal"/>
    <w:link w:val="BrdtekstindrykningTegn"/>
    <w:semiHidden/>
    <w:rsid w:val="00940162"/>
    <w:pPr>
      <w:spacing w:after="120"/>
      <w:ind w:left="283"/>
    </w:pPr>
  </w:style>
  <w:style w:type="character" w:customStyle="1" w:styleId="BrdtekstindrykningTegn">
    <w:name w:val="Brødtekstindrykning Tegn"/>
    <w:basedOn w:val="Standardskrifttypeiafsnit"/>
    <w:link w:val="Brdtekstindrykning"/>
    <w:semiHidden/>
    <w:rsid w:val="00940162"/>
    <w:rPr>
      <w:rFonts w:ascii="Trebuchet MS" w:eastAsia="Calibri" w:hAnsi="Trebuchet MS" w:cs="Times New Roman"/>
      <w:sz w:val="19"/>
      <w:szCs w:val="18"/>
    </w:rPr>
  </w:style>
  <w:style w:type="paragraph" w:styleId="Brdtekst-frstelinjeindrykning2">
    <w:name w:val="Body Text First Indent 2"/>
    <w:basedOn w:val="Brdtekstindrykning"/>
    <w:link w:val="Brdtekst-frstelinjeindrykning2Tegn"/>
    <w:semiHidden/>
    <w:rsid w:val="00940162"/>
    <w:pPr>
      <w:spacing w:after="0"/>
      <w:ind w:left="360" w:firstLine="360"/>
    </w:pPr>
  </w:style>
  <w:style w:type="character" w:customStyle="1" w:styleId="Brdtekst-frstelinjeindrykning2Tegn">
    <w:name w:val="Brødtekst - førstelinjeindrykning 2 Tegn"/>
    <w:basedOn w:val="BrdtekstindrykningTegn"/>
    <w:link w:val="Brdtekst-frstelinjeindrykning2"/>
    <w:semiHidden/>
    <w:rsid w:val="00940162"/>
    <w:rPr>
      <w:rFonts w:ascii="Trebuchet MS" w:eastAsia="Calibri" w:hAnsi="Trebuchet MS" w:cs="Times New Roman"/>
      <w:sz w:val="19"/>
      <w:szCs w:val="18"/>
    </w:rPr>
  </w:style>
  <w:style w:type="paragraph" w:styleId="Brdtekst2">
    <w:name w:val="Body Text 2"/>
    <w:basedOn w:val="Normal"/>
    <w:link w:val="Brdtekst2Tegn"/>
    <w:semiHidden/>
    <w:rsid w:val="00940162"/>
    <w:pPr>
      <w:spacing w:after="120" w:line="480" w:lineRule="auto"/>
    </w:pPr>
  </w:style>
  <w:style w:type="character" w:customStyle="1" w:styleId="Brdtekst2Tegn">
    <w:name w:val="Brødtekst 2 Tegn"/>
    <w:basedOn w:val="Standardskrifttypeiafsnit"/>
    <w:link w:val="Brdtekst2"/>
    <w:semiHidden/>
    <w:rsid w:val="00940162"/>
    <w:rPr>
      <w:rFonts w:ascii="Trebuchet MS" w:eastAsia="Calibri" w:hAnsi="Trebuchet MS" w:cs="Times New Roman"/>
      <w:sz w:val="19"/>
      <w:szCs w:val="18"/>
    </w:rPr>
  </w:style>
  <w:style w:type="paragraph" w:styleId="Brdtekst3">
    <w:name w:val="Body Text 3"/>
    <w:basedOn w:val="Normal"/>
    <w:link w:val="Brdtekst3Tegn"/>
    <w:semiHidden/>
    <w:rsid w:val="00940162"/>
    <w:pPr>
      <w:spacing w:after="120"/>
    </w:pPr>
    <w:rPr>
      <w:sz w:val="16"/>
      <w:szCs w:val="16"/>
    </w:rPr>
  </w:style>
  <w:style w:type="character" w:customStyle="1" w:styleId="Brdtekst3Tegn">
    <w:name w:val="Brødtekst 3 Tegn"/>
    <w:basedOn w:val="Standardskrifttypeiafsnit"/>
    <w:link w:val="Brdtekst3"/>
    <w:semiHidden/>
    <w:rsid w:val="00940162"/>
    <w:rPr>
      <w:rFonts w:ascii="Trebuchet MS" w:eastAsia="Calibri" w:hAnsi="Trebuchet MS" w:cs="Times New Roman"/>
      <w:sz w:val="16"/>
      <w:szCs w:val="16"/>
    </w:rPr>
  </w:style>
  <w:style w:type="paragraph" w:styleId="Brdtekstindrykning2">
    <w:name w:val="Body Text Indent 2"/>
    <w:basedOn w:val="Normal"/>
    <w:link w:val="Brdtekstindrykning2Tegn"/>
    <w:semiHidden/>
    <w:rsid w:val="00940162"/>
    <w:pPr>
      <w:spacing w:after="120" w:line="480" w:lineRule="auto"/>
      <w:ind w:left="283"/>
    </w:pPr>
  </w:style>
  <w:style w:type="character" w:customStyle="1" w:styleId="Brdtekstindrykning2Tegn">
    <w:name w:val="Brødtekstindrykning 2 Tegn"/>
    <w:basedOn w:val="Standardskrifttypeiafsnit"/>
    <w:link w:val="Brdtekstindrykning2"/>
    <w:semiHidden/>
    <w:rsid w:val="00940162"/>
    <w:rPr>
      <w:rFonts w:ascii="Trebuchet MS" w:eastAsia="Calibri" w:hAnsi="Trebuchet MS" w:cs="Times New Roman"/>
      <w:sz w:val="19"/>
      <w:szCs w:val="18"/>
    </w:rPr>
  </w:style>
  <w:style w:type="paragraph" w:styleId="Brdtekstindrykning3">
    <w:name w:val="Body Text Indent 3"/>
    <w:basedOn w:val="Normal"/>
    <w:link w:val="Brdtekstindrykning3Tegn"/>
    <w:semiHidden/>
    <w:rsid w:val="00940162"/>
    <w:pPr>
      <w:spacing w:after="120"/>
      <w:ind w:left="283"/>
    </w:pPr>
    <w:rPr>
      <w:sz w:val="16"/>
      <w:szCs w:val="16"/>
    </w:rPr>
  </w:style>
  <w:style w:type="character" w:customStyle="1" w:styleId="Brdtekstindrykning3Tegn">
    <w:name w:val="Brødtekstindrykning 3 Tegn"/>
    <w:basedOn w:val="Standardskrifttypeiafsnit"/>
    <w:link w:val="Brdtekstindrykning3"/>
    <w:semiHidden/>
    <w:rsid w:val="00940162"/>
    <w:rPr>
      <w:rFonts w:ascii="Trebuchet MS" w:eastAsia="Calibri" w:hAnsi="Trebuchet MS" w:cs="Times New Roman"/>
      <w:sz w:val="16"/>
      <w:szCs w:val="16"/>
    </w:rPr>
  </w:style>
  <w:style w:type="paragraph" w:customStyle="1" w:styleId="BulletopstillingAltp">
    <w:name w:val="Bullet opstilling (Alt+p)"/>
    <w:basedOn w:val="Normal"/>
    <w:qFormat/>
    <w:rsid w:val="00940162"/>
    <w:pPr>
      <w:numPr>
        <w:numId w:val="10"/>
      </w:numPr>
      <w:spacing w:after="120"/>
    </w:pPr>
  </w:style>
  <w:style w:type="paragraph" w:styleId="Citat">
    <w:name w:val="Quote"/>
    <w:basedOn w:val="Normal"/>
    <w:link w:val="CitatTegn"/>
    <w:qFormat/>
    <w:rsid w:val="00940162"/>
    <w:pPr>
      <w:spacing w:before="120" w:after="120"/>
      <w:ind w:left="1418" w:right="851"/>
    </w:pPr>
    <w:rPr>
      <w:rFonts w:eastAsia="Times New Roman"/>
      <w:i/>
      <w:lang w:eastAsia="da-DK"/>
    </w:rPr>
  </w:style>
  <w:style w:type="character" w:customStyle="1" w:styleId="CitatTegn">
    <w:name w:val="Citat Tegn"/>
    <w:basedOn w:val="Standardskrifttypeiafsnit"/>
    <w:link w:val="Citat"/>
    <w:rsid w:val="00940162"/>
    <w:rPr>
      <w:rFonts w:ascii="Trebuchet MS" w:eastAsia="Times New Roman" w:hAnsi="Trebuchet MS" w:cs="Times New Roman"/>
      <w:i/>
      <w:sz w:val="19"/>
      <w:szCs w:val="18"/>
      <w:lang w:eastAsia="da-DK"/>
    </w:rPr>
  </w:style>
  <w:style w:type="paragraph" w:styleId="Citatoverskrift">
    <w:name w:val="toa heading"/>
    <w:basedOn w:val="Normal"/>
    <w:next w:val="Normal"/>
    <w:semiHidden/>
    <w:rsid w:val="00940162"/>
    <w:pPr>
      <w:spacing w:before="120"/>
    </w:pPr>
    <w:rPr>
      <w:rFonts w:asciiTheme="majorHAnsi" w:eastAsiaTheme="majorEastAsia" w:hAnsiTheme="majorHAnsi" w:cstheme="majorBidi"/>
      <w:b/>
      <w:bCs/>
      <w:sz w:val="24"/>
      <w:szCs w:val="24"/>
    </w:rPr>
  </w:style>
  <w:style w:type="paragraph" w:styleId="Citatsamling">
    <w:name w:val="table of authorities"/>
    <w:basedOn w:val="Normal"/>
    <w:next w:val="Normal"/>
    <w:semiHidden/>
    <w:rsid w:val="00940162"/>
    <w:pPr>
      <w:ind w:left="190" w:hanging="190"/>
    </w:pPr>
  </w:style>
  <w:style w:type="table" w:customStyle="1" w:styleId="DAHLtabel">
    <w:name w:val="DAHL tabel"/>
    <w:basedOn w:val="Tabel-Normal"/>
    <w:uiPriority w:val="99"/>
    <w:rsid w:val="00940162"/>
    <w:pPr>
      <w:spacing w:after="0" w:line="280" w:lineRule="atLeast"/>
    </w:pPr>
    <w:rPr>
      <w:rFonts w:ascii="Trebuchet MS" w:eastAsia="Times New Roman" w:hAnsi="Trebuchet MS" w:cs="Times New Roman"/>
      <w:sz w:val="19"/>
      <w:szCs w:val="19"/>
      <w:lang w:eastAsia="da-DK"/>
    </w:rPr>
    <w:tblPr>
      <w:tblStyleRowBandSize w:val="1"/>
      <w:tblBorders>
        <w:top w:val="single" w:sz="12" w:space="0" w:color="A8A71C"/>
        <w:bottom w:val="single" w:sz="12" w:space="0" w:color="A8A71C"/>
      </w:tblBorders>
    </w:tblPr>
    <w:tcPr>
      <w:shd w:val="clear" w:color="auto" w:fill="auto"/>
      <w:vAlign w:val="center"/>
    </w:tcPr>
    <w:tblStylePr w:type="firstRow">
      <w:pPr>
        <w:jc w:val="left"/>
      </w:pPr>
      <w:rPr>
        <w:rFonts w:ascii="Trebuchet MS" w:hAnsi="Trebuchet MS"/>
        <w:b/>
        <w:color w:val="FFFFFF" w:themeColor="background1"/>
        <w:sz w:val="19"/>
      </w:rPr>
      <w:tblPr/>
      <w:tcPr>
        <w:shd w:val="clear" w:color="auto" w:fill="A8A71C"/>
      </w:tcPr>
    </w:tblStylePr>
    <w:tblStylePr w:type="band1Horz">
      <w:pPr>
        <w:jc w:val="left"/>
      </w:pPr>
    </w:tblStylePr>
    <w:tblStylePr w:type="band2Horz">
      <w:tblPr/>
      <w:tcPr>
        <w:shd w:val="clear" w:color="auto" w:fill="E6EED5"/>
      </w:tcPr>
    </w:tblStylePr>
  </w:style>
  <w:style w:type="table" w:styleId="Mediumskygge1-fremhvningsfarve3">
    <w:name w:val="Medium Shading 1 Accent 3"/>
    <w:basedOn w:val="Tabel-Normal"/>
    <w:uiPriority w:val="63"/>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DAHLsVersionslog">
    <w:name w:val="DAHLs Versionslog"/>
    <w:basedOn w:val="Mediumskygge1-fremhvningsfarve3"/>
    <w:uiPriority w:val="99"/>
    <w:rsid w:val="00940162"/>
    <w:tblPr/>
    <w:tcPr>
      <w:shd w:val="clear" w:color="auto" w:fill="EAF1DD" w:themeFill="accent3" w:themeFillTint="33"/>
      <w:vAlign w:val="center"/>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Dato">
    <w:name w:val="Date"/>
    <w:basedOn w:val="Normal"/>
    <w:next w:val="Normal"/>
    <w:link w:val="DatoTegn"/>
    <w:semiHidden/>
    <w:rsid w:val="00940162"/>
  </w:style>
  <w:style w:type="character" w:customStyle="1" w:styleId="DatoTegn">
    <w:name w:val="Dato Tegn"/>
    <w:basedOn w:val="Standardskrifttypeiafsnit"/>
    <w:link w:val="Dato"/>
    <w:semiHidden/>
    <w:rsid w:val="00940162"/>
    <w:rPr>
      <w:rFonts w:ascii="Trebuchet MS" w:eastAsia="Calibri" w:hAnsi="Trebuchet MS" w:cs="Times New Roman"/>
      <w:sz w:val="19"/>
      <w:szCs w:val="18"/>
    </w:rPr>
  </w:style>
  <w:style w:type="paragraph" w:styleId="Dokumentoversigt">
    <w:name w:val="Document Map"/>
    <w:basedOn w:val="Normal"/>
    <w:link w:val="DokumentoversigtTegn"/>
    <w:semiHidden/>
    <w:rsid w:val="00940162"/>
    <w:rPr>
      <w:rFonts w:ascii="Tahoma" w:hAnsi="Tahoma" w:cs="Tahoma"/>
      <w:sz w:val="16"/>
      <w:szCs w:val="16"/>
    </w:rPr>
  </w:style>
  <w:style w:type="character" w:customStyle="1" w:styleId="DokumentoversigtTegn">
    <w:name w:val="Dokumentoversigt Tegn"/>
    <w:basedOn w:val="Standardskrifttypeiafsnit"/>
    <w:link w:val="Dokumentoversigt"/>
    <w:semiHidden/>
    <w:rsid w:val="00940162"/>
    <w:rPr>
      <w:rFonts w:ascii="Tahoma" w:eastAsia="Calibri" w:hAnsi="Tahoma" w:cs="Tahoma"/>
      <w:sz w:val="16"/>
      <w:szCs w:val="16"/>
    </w:rPr>
  </w:style>
  <w:style w:type="table" w:styleId="Farvetgitter">
    <w:name w:val="Colorful Grid"/>
    <w:basedOn w:val="Tabel-Normal"/>
    <w:uiPriority w:val="73"/>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Farvetliste">
    <w:name w:val="Colorful List"/>
    <w:basedOn w:val="Tabel-Normal"/>
    <w:uiPriority w:val="72"/>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skygge">
    <w:name w:val="Colorful Shading"/>
    <w:basedOn w:val="Tabel-Normal"/>
    <w:uiPriority w:val="71"/>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fedhoved">
    <w:name w:val="fedhoved"/>
    <w:rsid w:val="00A25DCC"/>
    <w:rPr>
      <w:rFonts w:ascii="Verdana" w:hAnsi="Verdana"/>
      <w:b/>
      <w:sz w:val="14"/>
    </w:rPr>
  </w:style>
  <w:style w:type="character" w:styleId="Fodnotehenvisning">
    <w:name w:val="footnote reference"/>
    <w:basedOn w:val="Standardskrifttypeiafsnit"/>
    <w:semiHidden/>
    <w:rsid w:val="00940162"/>
    <w:rPr>
      <w:vertAlign w:val="superscript"/>
    </w:rPr>
  </w:style>
  <w:style w:type="paragraph" w:styleId="Fodnotetekst">
    <w:name w:val="footnote text"/>
    <w:basedOn w:val="Normal"/>
    <w:link w:val="FodnotetekstTegn"/>
    <w:semiHidden/>
    <w:rsid w:val="00940162"/>
    <w:rPr>
      <w:sz w:val="15"/>
      <w:szCs w:val="20"/>
    </w:rPr>
  </w:style>
  <w:style w:type="character" w:customStyle="1" w:styleId="FodnotetekstTegn">
    <w:name w:val="Fodnotetekst Tegn"/>
    <w:basedOn w:val="Standardskrifttypeiafsnit"/>
    <w:link w:val="Fodnotetekst"/>
    <w:semiHidden/>
    <w:rsid w:val="00940162"/>
    <w:rPr>
      <w:rFonts w:ascii="Trebuchet MS" w:eastAsia="Calibri" w:hAnsi="Trebuchet MS" w:cs="Times New Roman"/>
      <w:sz w:val="15"/>
      <w:szCs w:val="20"/>
    </w:rPr>
  </w:style>
  <w:style w:type="paragraph" w:styleId="FormateretHTML">
    <w:name w:val="HTML Preformatted"/>
    <w:basedOn w:val="Normal"/>
    <w:link w:val="FormateretHTMLTegn"/>
    <w:semiHidden/>
    <w:rsid w:val="00940162"/>
    <w:rPr>
      <w:rFonts w:ascii="Consolas" w:hAnsi="Consolas"/>
      <w:sz w:val="20"/>
      <w:szCs w:val="20"/>
    </w:rPr>
  </w:style>
  <w:style w:type="character" w:customStyle="1" w:styleId="FormateretHTMLTegn">
    <w:name w:val="Formateret HTML Tegn"/>
    <w:basedOn w:val="Standardskrifttypeiafsnit"/>
    <w:link w:val="FormateretHTML"/>
    <w:semiHidden/>
    <w:rsid w:val="00940162"/>
    <w:rPr>
      <w:rFonts w:ascii="Consolas" w:eastAsia="Calibri" w:hAnsi="Consolas" w:cs="Times New Roman"/>
      <w:sz w:val="20"/>
      <w:szCs w:val="20"/>
    </w:rPr>
  </w:style>
  <w:style w:type="character" w:styleId="Fremhv">
    <w:name w:val="Emphasis"/>
    <w:basedOn w:val="Standardskrifttypeiafsnit"/>
    <w:rsid w:val="00940162"/>
    <w:rPr>
      <w:i/>
      <w:iCs/>
    </w:rPr>
  </w:style>
  <w:style w:type="paragraph" w:styleId="HTML-adresse">
    <w:name w:val="HTML Address"/>
    <w:basedOn w:val="Normal"/>
    <w:link w:val="HTML-adresseTegn"/>
    <w:semiHidden/>
    <w:rsid w:val="00940162"/>
    <w:rPr>
      <w:i/>
      <w:iCs/>
    </w:rPr>
  </w:style>
  <w:style w:type="character" w:customStyle="1" w:styleId="HTML-adresseTegn">
    <w:name w:val="HTML-adresse Tegn"/>
    <w:basedOn w:val="Standardskrifttypeiafsnit"/>
    <w:link w:val="HTML-adresse"/>
    <w:semiHidden/>
    <w:rsid w:val="00940162"/>
    <w:rPr>
      <w:rFonts w:ascii="Trebuchet MS" w:eastAsia="Calibri" w:hAnsi="Trebuchet MS" w:cs="Times New Roman"/>
      <w:i/>
      <w:iCs/>
      <w:sz w:val="19"/>
      <w:szCs w:val="18"/>
    </w:rPr>
  </w:style>
  <w:style w:type="character" w:styleId="HTML-akronym">
    <w:name w:val="HTML Acronym"/>
    <w:basedOn w:val="Standardskrifttypeiafsnit"/>
    <w:semiHidden/>
    <w:rsid w:val="00940162"/>
  </w:style>
  <w:style w:type="character" w:styleId="HTML-citat">
    <w:name w:val="HTML Cite"/>
    <w:basedOn w:val="Standardskrifttypeiafsnit"/>
    <w:semiHidden/>
    <w:rsid w:val="00940162"/>
    <w:rPr>
      <w:i/>
      <w:iCs/>
    </w:rPr>
  </w:style>
  <w:style w:type="character" w:styleId="HTML-definition">
    <w:name w:val="HTML Definition"/>
    <w:basedOn w:val="Standardskrifttypeiafsnit"/>
    <w:semiHidden/>
    <w:rsid w:val="00940162"/>
    <w:rPr>
      <w:i/>
      <w:iCs/>
    </w:rPr>
  </w:style>
  <w:style w:type="character" w:styleId="HTML-eksempel">
    <w:name w:val="HTML Sample"/>
    <w:basedOn w:val="Standardskrifttypeiafsnit"/>
    <w:semiHidden/>
    <w:rsid w:val="00940162"/>
    <w:rPr>
      <w:rFonts w:ascii="Consolas" w:hAnsi="Consolas"/>
      <w:sz w:val="24"/>
      <w:szCs w:val="24"/>
    </w:rPr>
  </w:style>
  <w:style w:type="character" w:styleId="HTML-kode">
    <w:name w:val="HTML Code"/>
    <w:basedOn w:val="Standardskrifttypeiafsnit"/>
    <w:semiHidden/>
    <w:rsid w:val="00940162"/>
    <w:rPr>
      <w:rFonts w:ascii="Consolas" w:hAnsi="Consolas"/>
      <w:sz w:val="20"/>
      <w:szCs w:val="20"/>
    </w:rPr>
  </w:style>
  <w:style w:type="character" w:styleId="HTML-skrivemaskine">
    <w:name w:val="HTML Typewriter"/>
    <w:basedOn w:val="Standardskrifttypeiafsnit"/>
    <w:semiHidden/>
    <w:rsid w:val="00940162"/>
    <w:rPr>
      <w:rFonts w:ascii="Consolas" w:hAnsi="Consolas"/>
      <w:sz w:val="20"/>
      <w:szCs w:val="20"/>
    </w:rPr>
  </w:style>
  <w:style w:type="character" w:styleId="HTML-tastatur">
    <w:name w:val="HTML Keyboard"/>
    <w:basedOn w:val="Standardskrifttypeiafsnit"/>
    <w:semiHidden/>
    <w:rsid w:val="00940162"/>
    <w:rPr>
      <w:rFonts w:ascii="Consolas" w:hAnsi="Consolas"/>
      <w:sz w:val="20"/>
      <w:szCs w:val="20"/>
    </w:rPr>
  </w:style>
  <w:style w:type="character" w:styleId="HTML-variabel">
    <w:name w:val="HTML Variable"/>
    <w:basedOn w:val="Standardskrifttypeiafsnit"/>
    <w:semiHidden/>
    <w:rsid w:val="00940162"/>
    <w:rPr>
      <w:i/>
      <w:iCs/>
    </w:rPr>
  </w:style>
  <w:style w:type="character" w:styleId="Hyperlink">
    <w:name w:val="Hyperlink"/>
    <w:basedOn w:val="Standardskrifttypeiafsnit"/>
    <w:semiHidden/>
    <w:rsid w:val="00940162"/>
    <w:rPr>
      <w:color w:val="0000FF" w:themeColor="hyperlink"/>
      <w:u w:val="single"/>
    </w:rPr>
  </w:style>
  <w:style w:type="paragraph" w:styleId="Indeks1">
    <w:name w:val="index 1"/>
    <w:basedOn w:val="Normal"/>
    <w:next w:val="Normal"/>
    <w:autoRedefine/>
    <w:semiHidden/>
    <w:rsid w:val="00940162"/>
    <w:pPr>
      <w:ind w:left="190" w:hanging="190"/>
    </w:pPr>
  </w:style>
  <w:style w:type="paragraph" w:styleId="Indeks2">
    <w:name w:val="index 2"/>
    <w:basedOn w:val="Normal"/>
    <w:next w:val="Normal"/>
    <w:autoRedefine/>
    <w:semiHidden/>
    <w:rsid w:val="00940162"/>
    <w:pPr>
      <w:ind w:left="380" w:hanging="190"/>
    </w:pPr>
  </w:style>
  <w:style w:type="paragraph" w:styleId="Indeks3">
    <w:name w:val="index 3"/>
    <w:basedOn w:val="Normal"/>
    <w:next w:val="Normal"/>
    <w:autoRedefine/>
    <w:semiHidden/>
    <w:rsid w:val="00940162"/>
    <w:pPr>
      <w:ind w:left="570" w:hanging="190"/>
    </w:pPr>
  </w:style>
  <w:style w:type="paragraph" w:styleId="Indeks4">
    <w:name w:val="index 4"/>
    <w:basedOn w:val="Normal"/>
    <w:next w:val="Normal"/>
    <w:autoRedefine/>
    <w:semiHidden/>
    <w:rsid w:val="00940162"/>
    <w:pPr>
      <w:ind w:left="760" w:hanging="190"/>
    </w:pPr>
  </w:style>
  <w:style w:type="paragraph" w:styleId="Indeks5">
    <w:name w:val="index 5"/>
    <w:basedOn w:val="Normal"/>
    <w:next w:val="Normal"/>
    <w:autoRedefine/>
    <w:semiHidden/>
    <w:rsid w:val="00940162"/>
    <w:pPr>
      <w:ind w:left="950" w:hanging="190"/>
    </w:pPr>
  </w:style>
  <w:style w:type="paragraph" w:styleId="Indeks6">
    <w:name w:val="index 6"/>
    <w:basedOn w:val="Normal"/>
    <w:next w:val="Normal"/>
    <w:autoRedefine/>
    <w:semiHidden/>
    <w:rsid w:val="00940162"/>
    <w:pPr>
      <w:ind w:left="1140" w:hanging="190"/>
    </w:pPr>
  </w:style>
  <w:style w:type="paragraph" w:styleId="Indeks7">
    <w:name w:val="index 7"/>
    <w:basedOn w:val="Normal"/>
    <w:next w:val="Normal"/>
    <w:autoRedefine/>
    <w:semiHidden/>
    <w:rsid w:val="00940162"/>
    <w:pPr>
      <w:ind w:left="1330" w:hanging="190"/>
    </w:pPr>
  </w:style>
  <w:style w:type="paragraph" w:styleId="Indeks8">
    <w:name w:val="index 8"/>
    <w:basedOn w:val="Normal"/>
    <w:next w:val="Normal"/>
    <w:autoRedefine/>
    <w:semiHidden/>
    <w:rsid w:val="00940162"/>
    <w:pPr>
      <w:ind w:left="1520" w:hanging="190"/>
    </w:pPr>
  </w:style>
  <w:style w:type="paragraph" w:styleId="Indeks9">
    <w:name w:val="index 9"/>
    <w:basedOn w:val="Normal"/>
    <w:next w:val="Normal"/>
    <w:autoRedefine/>
    <w:semiHidden/>
    <w:rsid w:val="00940162"/>
    <w:pPr>
      <w:ind w:left="1710" w:hanging="190"/>
    </w:pPr>
  </w:style>
  <w:style w:type="paragraph" w:styleId="Indeksoverskrift">
    <w:name w:val="index heading"/>
    <w:basedOn w:val="Normal"/>
    <w:next w:val="Indeks1"/>
    <w:semiHidden/>
    <w:rsid w:val="00940162"/>
    <w:rPr>
      <w:rFonts w:asciiTheme="majorHAnsi" w:eastAsiaTheme="majorEastAsia" w:hAnsiTheme="majorHAnsi" w:cstheme="majorBidi"/>
      <w:b/>
      <w:bCs/>
    </w:rPr>
  </w:style>
  <w:style w:type="paragraph" w:styleId="Indholdsfortegnelse1">
    <w:name w:val="toc 1"/>
    <w:basedOn w:val="Normal"/>
    <w:next w:val="Normal"/>
    <w:autoRedefine/>
    <w:semiHidden/>
    <w:rsid w:val="00940162"/>
    <w:pPr>
      <w:spacing w:after="100"/>
      <w:ind w:right="567"/>
    </w:pPr>
    <w:rPr>
      <w:caps/>
    </w:rPr>
  </w:style>
  <w:style w:type="paragraph" w:styleId="Indholdsfortegnelse2">
    <w:name w:val="toc 2"/>
    <w:basedOn w:val="Normal"/>
    <w:next w:val="Normal"/>
    <w:autoRedefine/>
    <w:semiHidden/>
    <w:rsid w:val="00940162"/>
    <w:pPr>
      <w:spacing w:after="100"/>
      <w:ind w:left="851" w:right="567" w:hanging="851"/>
    </w:pPr>
  </w:style>
  <w:style w:type="paragraph" w:styleId="Indholdsfortegnelse3">
    <w:name w:val="toc 3"/>
    <w:basedOn w:val="Normal"/>
    <w:next w:val="Normal"/>
    <w:autoRedefine/>
    <w:semiHidden/>
    <w:rsid w:val="00940162"/>
    <w:pPr>
      <w:spacing w:after="100"/>
      <w:ind w:left="851" w:right="567" w:hanging="851"/>
    </w:pPr>
  </w:style>
  <w:style w:type="paragraph" w:styleId="Indholdsfortegnelse4">
    <w:name w:val="toc 4"/>
    <w:basedOn w:val="Normal"/>
    <w:next w:val="Normal"/>
    <w:autoRedefine/>
    <w:semiHidden/>
    <w:rsid w:val="00940162"/>
    <w:pPr>
      <w:spacing w:after="100"/>
      <w:ind w:left="851" w:right="567" w:hanging="851"/>
    </w:pPr>
  </w:style>
  <w:style w:type="paragraph" w:styleId="Indholdsfortegnelse5">
    <w:name w:val="toc 5"/>
    <w:basedOn w:val="Normal"/>
    <w:next w:val="Normal"/>
    <w:autoRedefine/>
    <w:semiHidden/>
    <w:rsid w:val="00940162"/>
    <w:pPr>
      <w:spacing w:after="100"/>
      <w:ind w:left="760"/>
    </w:pPr>
  </w:style>
  <w:style w:type="paragraph" w:styleId="Indholdsfortegnelse6">
    <w:name w:val="toc 6"/>
    <w:basedOn w:val="Normal"/>
    <w:next w:val="Normal"/>
    <w:autoRedefine/>
    <w:semiHidden/>
    <w:rsid w:val="00940162"/>
    <w:pPr>
      <w:spacing w:after="100"/>
      <w:ind w:left="950"/>
    </w:pPr>
  </w:style>
  <w:style w:type="paragraph" w:styleId="Indholdsfortegnelse7">
    <w:name w:val="toc 7"/>
    <w:basedOn w:val="Normal"/>
    <w:next w:val="Normal"/>
    <w:autoRedefine/>
    <w:semiHidden/>
    <w:rsid w:val="00940162"/>
    <w:pPr>
      <w:spacing w:after="100"/>
      <w:ind w:left="1140"/>
    </w:pPr>
  </w:style>
  <w:style w:type="paragraph" w:styleId="Indholdsfortegnelse8">
    <w:name w:val="toc 8"/>
    <w:basedOn w:val="Normal"/>
    <w:next w:val="Normal"/>
    <w:autoRedefine/>
    <w:semiHidden/>
    <w:rsid w:val="00940162"/>
    <w:pPr>
      <w:spacing w:after="100"/>
      <w:ind w:left="1330"/>
    </w:pPr>
  </w:style>
  <w:style w:type="paragraph" w:styleId="Indholdsfortegnelse9">
    <w:name w:val="toc 9"/>
    <w:basedOn w:val="Normal"/>
    <w:next w:val="Normal"/>
    <w:autoRedefine/>
    <w:semiHidden/>
    <w:rsid w:val="00940162"/>
    <w:pPr>
      <w:spacing w:after="100"/>
      <w:ind w:left="1520"/>
    </w:pPr>
  </w:style>
  <w:style w:type="paragraph" w:styleId="Ingenafstand">
    <w:name w:val="No Spacing"/>
    <w:uiPriority w:val="1"/>
    <w:rsid w:val="00940162"/>
    <w:pPr>
      <w:spacing w:after="0" w:line="240" w:lineRule="auto"/>
      <w:jc w:val="both"/>
    </w:pPr>
    <w:rPr>
      <w:rFonts w:ascii="Trebuchet MS" w:eastAsia="Calibri" w:hAnsi="Trebuchet MS" w:cs="Times New Roman"/>
      <w:sz w:val="19"/>
      <w:szCs w:val="18"/>
    </w:rPr>
  </w:style>
  <w:style w:type="paragraph" w:styleId="Kommentartekst">
    <w:name w:val="annotation text"/>
    <w:basedOn w:val="Normal"/>
    <w:link w:val="KommentartekstTegn"/>
    <w:rsid w:val="00940162"/>
    <w:rPr>
      <w:sz w:val="20"/>
      <w:szCs w:val="20"/>
    </w:rPr>
  </w:style>
  <w:style w:type="character" w:customStyle="1" w:styleId="KommentartekstTegn">
    <w:name w:val="Kommentartekst Tegn"/>
    <w:basedOn w:val="Standardskrifttypeiafsnit"/>
    <w:link w:val="Kommentartekst"/>
    <w:rsid w:val="00940162"/>
    <w:rPr>
      <w:rFonts w:ascii="Trebuchet MS" w:eastAsia="Calibri" w:hAnsi="Trebuchet MS" w:cs="Times New Roman"/>
      <w:sz w:val="20"/>
      <w:szCs w:val="20"/>
    </w:rPr>
  </w:style>
  <w:style w:type="paragraph" w:styleId="Kommentaremne">
    <w:name w:val="annotation subject"/>
    <w:basedOn w:val="Kommentartekst"/>
    <w:next w:val="Kommentartekst"/>
    <w:link w:val="KommentaremneTegn"/>
    <w:rsid w:val="00940162"/>
    <w:rPr>
      <w:b/>
      <w:bCs/>
    </w:rPr>
  </w:style>
  <w:style w:type="character" w:customStyle="1" w:styleId="KommentaremneTegn">
    <w:name w:val="Kommentaremne Tegn"/>
    <w:basedOn w:val="KommentartekstTegn"/>
    <w:link w:val="Kommentaremne"/>
    <w:rsid w:val="00940162"/>
    <w:rPr>
      <w:rFonts w:ascii="Trebuchet MS" w:eastAsia="Calibri" w:hAnsi="Trebuchet MS" w:cs="Times New Roman"/>
      <w:b/>
      <w:bCs/>
      <w:sz w:val="20"/>
      <w:szCs w:val="20"/>
    </w:rPr>
  </w:style>
  <w:style w:type="character" w:styleId="Kommentarhenvisning">
    <w:name w:val="annotation reference"/>
    <w:basedOn w:val="Standardskrifttypeiafsnit"/>
    <w:rsid w:val="00940162"/>
    <w:rPr>
      <w:sz w:val="16"/>
      <w:szCs w:val="16"/>
    </w:rPr>
  </w:style>
  <w:style w:type="character" w:styleId="Kraftigfremhvning">
    <w:name w:val="Intense Emphasis"/>
    <w:basedOn w:val="Standardskrifttypeiafsnit"/>
    <w:uiPriority w:val="21"/>
    <w:rsid w:val="00940162"/>
    <w:rPr>
      <w:b/>
      <w:bCs/>
      <w:i/>
      <w:iCs/>
      <w:color w:val="4F81BD" w:themeColor="accent1"/>
    </w:rPr>
  </w:style>
  <w:style w:type="character" w:styleId="Kraftighenvisning">
    <w:name w:val="Intense Reference"/>
    <w:basedOn w:val="Standardskrifttypeiafsnit"/>
    <w:uiPriority w:val="32"/>
    <w:rsid w:val="00940162"/>
    <w:rPr>
      <w:b/>
      <w:bCs/>
      <w:smallCaps/>
      <w:color w:val="C0504D" w:themeColor="accent2"/>
      <w:spacing w:val="5"/>
      <w:u w:val="single"/>
    </w:rPr>
  </w:style>
  <w:style w:type="character" w:styleId="Linjenummer">
    <w:name w:val="line number"/>
    <w:basedOn w:val="Standardskrifttypeiafsnit"/>
    <w:semiHidden/>
    <w:rsid w:val="00940162"/>
  </w:style>
  <w:style w:type="paragraph" w:styleId="Liste">
    <w:name w:val="List"/>
    <w:basedOn w:val="Normal"/>
    <w:semiHidden/>
    <w:rsid w:val="00940162"/>
    <w:pPr>
      <w:ind w:left="283" w:hanging="283"/>
      <w:contextualSpacing/>
    </w:pPr>
  </w:style>
  <w:style w:type="paragraph" w:styleId="Liste2">
    <w:name w:val="List 2"/>
    <w:basedOn w:val="Normal"/>
    <w:semiHidden/>
    <w:rsid w:val="00940162"/>
    <w:pPr>
      <w:ind w:left="566" w:hanging="283"/>
      <w:contextualSpacing/>
    </w:pPr>
  </w:style>
  <w:style w:type="paragraph" w:styleId="Liste3">
    <w:name w:val="List 3"/>
    <w:basedOn w:val="Normal"/>
    <w:semiHidden/>
    <w:rsid w:val="00940162"/>
    <w:pPr>
      <w:ind w:left="849" w:hanging="283"/>
      <w:contextualSpacing/>
    </w:pPr>
  </w:style>
  <w:style w:type="paragraph" w:styleId="Liste4">
    <w:name w:val="List 4"/>
    <w:basedOn w:val="Normal"/>
    <w:semiHidden/>
    <w:rsid w:val="00940162"/>
    <w:pPr>
      <w:ind w:left="1132" w:hanging="283"/>
      <w:contextualSpacing/>
    </w:pPr>
  </w:style>
  <w:style w:type="paragraph" w:styleId="Liste5">
    <w:name w:val="List 5"/>
    <w:basedOn w:val="Normal"/>
    <w:semiHidden/>
    <w:rsid w:val="00940162"/>
    <w:pPr>
      <w:ind w:left="1415" w:hanging="283"/>
      <w:contextualSpacing/>
    </w:pPr>
  </w:style>
  <w:style w:type="paragraph" w:styleId="Listeoverfigurer">
    <w:name w:val="table of figures"/>
    <w:basedOn w:val="Normal"/>
    <w:next w:val="Normal"/>
    <w:semiHidden/>
    <w:rsid w:val="00940162"/>
  </w:style>
  <w:style w:type="paragraph" w:styleId="Listeafsnit">
    <w:name w:val="List Paragraph"/>
    <w:basedOn w:val="Normal"/>
    <w:uiPriority w:val="34"/>
    <w:rsid w:val="00940162"/>
    <w:pPr>
      <w:ind w:left="720"/>
      <w:contextualSpacing/>
    </w:pPr>
  </w:style>
  <w:style w:type="paragraph" w:customStyle="1" w:styleId="Logo00">
    <w:name w:val="Logo00"/>
    <w:qFormat/>
    <w:rsid w:val="00940162"/>
    <w:pPr>
      <w:tabs>
        <w:tab w:val="right" w:pos="9072"/>
      </w:tabs>
      <w:spacing w:after="0" w:line="200" w:lineRule="atLeast"/>
    </w:pPr>
    <w:rPr>
      <w:rFonts w:ascii="Trebuchet MS" w:eastAsia="Times New Roman" w:hAnsi="Trebuchet MS" w:cs="Times New Roman"/>
      <w:noProof/>
      <w:sz w:val="14"/>
      <w:szCs w:val="20"/>
      <w:lang w:eastAsia="da-DK"/>
    </w:rPr>
  </w:style>
  <w:style w:type="paragraph" w:customStyle="1" w:styleId="Logo01">
    <w:name w:val="Logo01"/>
    <w:rsid w:val="00940162"/>
    <w:pPr>
      <w:spacing w:after="0" w:line="200" w:lineRule="atLeast"/>
    </w:pPr>
    <w:rPr>
      <w:rFonts w:ascii="Trebuchet MS" w:eastAsia="Times New Roman" w:hAnsi="Trebuchet MS" w:cs="Times New Roman"/>
      <w:b/>
      <w:sz w:val="14"/>
      <w:szCs w:val="20"/>
      <w:lang w:eastAsia="da-DK"/>
    </w:rPr>
  </w:style>
  <w:style w:type="paragraph" w:customStyle="1" w:styleId="Logo02">
    <w:name w:val="Logo02"/>
    <w:basedOn w:val="Logo01"/>
    <w:rsid w:val="00940162"/>
    <w:pPr>
      <w:tabs>
        <w:tab w:val="right" w:pos="9356"/>
      </w:tabs>
    </w:pPr>
    <w:rPr>
      <w:b w:val="0"/>
    </w:rPr>
  </w:style>
  <w:style w:type="paragraph" w:customStyle="1" w:styleId="Logo-Dahl">
    <w:name w:val="Logo-Dahl"/>
    <w:basedOn w:val="Normal"/>
    <w:qFormat/>
    <w:rsid w:val="00940162"/>
    <w:pPr>
      <w:framePr w:w="4854" w:wrap="around" w:vAnchor="page" w:hAnchor="margin" w:y="1"/>
    </w:pPr>
    <w:rPr>
      <w:szCs w:val="20"/>
    </w:rPr>
  </w:style>
  <w:style w:type="paragraph" w:customStyle="1" w:styleId="Logo-Stregen">
    <w:name w:val="Logo-Stregen"/>
    <w:basedOn w:val="Normal"/>
    <w:uiPriority w:val="2"/>
    <w:qFormat/>
    <w:rsid w:val="00940162"/>
    <w:pPr>
      <w:framePr w:w="28" w:wrap="around" w:vAnchor="page" w:hAnchor="page" w:x="4254" w:y="7372"/>
    </w:pPr>
    <w:rPr>
      <w:rFonts w:eastAsiaTheme="minorHAnsi" w:cstheme="minorBidi"/>
      <w:szCs w:val="22"/>
    </w:rPr>
  </w:style>
  <w:style w:type="paragraph" w:customStyle="1" w:styleId="Logo-Vignet">
    <w:name w:val="Logo-Vignet"/>
    <w:basedOn w:val="Normal"/>
    <w:qFormat/>
    <w:rsid w:val="00940162"/>
    <w:pPr>
      <w:framePr w:w="624" w:wrap="around" w:vAnchor="page" w:hAnchor="page" w:x="10190" w:y="15820"/>
    </w:pPr>
    <w:rPr>
      <w:szCs w:val="20"/>
    </w:rPr>
  </w:style>
  <w:style w:type="table" w:styleId="Lysliste">
    <w:name w:val="Light List"/>
    <w:basedOn w:val="Tabel-Normal"/>
    <w:uiPriority w:val="61"/>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skygge">
    <w:name w:val="Light Shading"/>
    <w:basedOn w:val="Tabel-Normal"/>
    <w:uiPriority w:val="60"/>
    <w:rsid w:val="00940162"/>
    <w:pPr>
      <w:spacing w:after="0" w:line="240" w:lineRule="auto"/>
    </w:pPr>
    <w:rPr>
      <w:rFonts w:ascii="Trebuchet MS" w:eastAsia="Times New Roman" w:hAnsi="Trebuchet MS" w:cs="Times New Roman"/>
      <w:color w:val="000000" w:themeColor="text1" w:themeShade="BF"/>
      <w:sz w:val="18"/>
      <w:szCs w:val="18"/>
      <w:lang w:eastAsia="da-DK"/>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940162"/>
    <w:pPr>
      <w:spacing w:after="0" w:line="240" w:lineRule="auto"/>
    </w:pPr>
    <w:rPr>
      <w:rFonts w:ascii="Trebuchet MS" w:eastAsia="Times New Roman" w:hAnsi="Trebuchet MS" w:cs="Times New Roman"/>
      <w:color w:val="365F91" w:themeColor="accent1" w:themeShade="BF"/>
      <w:sz w:val="18"/>
      <w:szCs w:val="18"/>
      <w:lang w:eastAsia="da-DK"/>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940162"/>
    <w:pPr>
      <w:spacing w:after="0" w:line="240" w:lineRule="auto"/>
    </w:pPr>
    <w:rPr>
      <w:rFonts w:ascii="Trebuchet MS" w:eastAsia="Times New Roman" w:hAnsi="Trebuchet MS" w:cs="Times New Roman"/>
      <w:color w:val="943634" w:themeColor="accent2" w:themeShade="BF"/>
      <w:sz w:val="18"/>
      <w:szCs w:val="18"/>
      <w:lang w:eastAsia="da-DK"/>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940162"/>
    <w:pPr>
      <w:spacing w:after="0" w:line="240" w:lineRule="auto"/>
    </w:pPr>
    <w:rPr>
      <w:rFonts w:ascii="Trebuchet MS" w:eastAsia="Times New Roman" w:hAnsi="Trebuchet MS" w:cs="Times New Roman"/>
      <w:color w:val="76923C" w:themeColor="accent3" w:themeShade="BF"/>
      <w:sz w:val="18"/>
      <w:szCs w:val="18"/>
      <w:lang w:eastAsia="da-DK"/>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940162"/>
    <w:pPr>
      <w:spacing w:after="0" w:line="240" w:lineRule="auto"/>
    </w:pPr>
    <w:rPr>
      <w:rFonts w:ascii="Trebuchet MS" w:eastAsia="Times New Roman" w:hAnsi="Trebuchet MS" w:cs="Times New Roman"/>
      <w:color w:val="5F497A" w:themeColor="accent4" w:themeShade="BF"/>
      <w:sz w:val="18"/>
      <w:szCs w:val="18"/>
      <w:lang w:eastAsia="da-DK"/>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940162"/>
    <w:pPr>
      <w:spacing w:after="0" w:line="240" w:lineRule="auto"/>
    </w:pPr>
    <w:rPr>
      <w:rFonts w:ascii="Trebuchet MS" w:eastAsia="Times New Roman" w:hAnsi="Trebuchet MS" w:cs="Times New Roman"/>
      <w:color w:val="31849B" w:themeColor="accent5" w:themeShade="BF"/>
      <w:sz w:val="18"/>
      <w:szCs w:val="18"/>
      <w:lang w:eastAsia="da-DK"/>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940162"/>
    <w:pPr>
      <w:spacing w:after="0" w:line="240" w:lineRule="auto"/>
    </w:pPr>
    <w:rPr>
      <w:rFonts w:ascii="Trebuchet MS" w:eastAsia="Times New Roman" w:hAnsi="Trebuchet MS" w:cs="Times New Roman"/>
      <w:color w:val="E36C0A" w:themeColor="accent6" w:themeShade="BF"/>
      <w:sz w:val="18"/>
      <w:szCs w:val="18"/>
      <w:lang w:eastAsia="da-DK"/>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tgitter">
    <w:name w:val="Light Grid"/>
    <w:basedOn w:val="Tabel-Normal"/>
    <w:uiPriority w:val="62"/>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Mailsignatur">
    <w:name w:val="E-mail Signature"/>
    <w:basedOn w:val="Normal"/>
    <w:link w:val="MailsignaturTegn"/>
    <w:semiHidden/>
    <w:rsid w:val="00940162"/>
  </w:style>
  <w:style w:type="character" w:customStyle="1" w:styleId="MailsignaturTegn">
    <w:name w:val="Mailsignatur Tegn"/>
    <w:basedOn w:val="Standardskrifttypeiafsnit"/>
    <w:link w:val="Mailsignatur"/>
    <w:semiHidden/>
    <w:rsid w:val="00940162"/>
    <w:rPr>
      <w:rFonts w:ascii="Trebuchet MS" w:eastAsia="Calibri" w:hAnsi="Trebuchet MS" w:cs="Times New Roman"/>
      <w:sz w:val="19"/>
      <w:szCs w:val="18"/>
    </w:rPr>
  </w:style>
  <w:style w:type="paragraph" w:styleId="Makrotekst">
    <w:name w:val="macro"/>
    <w:link w:val="MakrotekstTegn"/>
    <w:semiHidden/>
    <w:rsid w:val="00940162"/>
    <w:pPr>
      <w:tabs>
        <w:tab w:val="left" w:pos="480"/>
        <w:tab w:val="left" w:pos="960"/>
        <w:tab w:val="left" w:pos="1440"/>
        <w:tab w:val="left" w:pos="1920"/>
        <w:tab w:val="left" w:pos="2400"/>
        <w:tab w:val="left" w:pos="2880"/>
        <w:tab w:val="left" w:pos="3360"/>
        <w:tab w:val="left" w:pos="3840"/>
        <w:tab w:val="left" w:pos="4320"/>
      </w:tabs>
      <w:spacing w:after="0" w:line="280" w:lineRule="atLeast"/>
      <w:jc w:val="both"/>
    </w:pPr>
    <w:rPr>
      <w:rFonts w:ascii="Consolas" w:eastAsia="Calibri" w:hAnsi="Consolas" w:cs="Times New Roman"/>
      <w:sz w:val="20"/>
      <w:szCs w:val="20"/>
    </w:rPr>
  </w:style>
  <w:style w:type="character" w:customStyle="1" w:styleId="MakrotekstTegn">
    <w:name w:val="Makrotekst Tegn"/>
    <w:basedOn w:val="Standardskrifttypeiafsnit"/>
    <w:link w:val="Makrotekst"/>
    <w:semiHidden/>
    <w:rsid w:val="00940162"/>
    <w:rPr>
      <w:rFonts w:ascii="Consolas" w:eastAsia="Calibri" w:hAnsi="Consolas" w:cs="Times New Roman"/>
      <w:sz w:val="20"/>
      <w:szCs w:val="20"/>
    </w:rPr>
  </w:style>
  <w:style w:type="paragraph" w:customStyle="1" w:styleId="Manchet">
    <w:name w:val="Manchet"/>
    <w:basedOn w:val="Normal"/>
    <w:qFormat/>
    <w:rsid w:val="00940162"/>
    <w:pPr>
      <w:spacing w:line="320" w:lineRule="atLeast"/>
    </w:pPr>
    <w:rPr>
      <w:b/>
      <w:sz w:val="22"/>
    </w:rPr>
  </w:style>
  <w:style w:type="paragraph" w:styleId="Markeringsbobletekst">
    <w:name w:val="Balloon Text"/>
    <w:basedOn w:val="Normal"/>
    <w:link w:val="MarkeringsbobletekstTegn"/>
    <w:rsid w:val="00940162"/>
    <w:rPr>
      <w:rFonts w:ascii="Tahoma" w:hAnsi="Tahoma" w:cs="Tahoma"/>
      <w:sz w:val="16"/>
      <w:szCs w:val="16"/>
    </w:rPr>
  </w:style>
  <w:style w:type="character" w:customStyle="1" w:styleId="MarkeringsbobletekstTegn">
    <w:name w:val="Markeringsbobletekst Tegn"/>
    <w:basedOn w:val="Standardskrifttypeiafsnit"/>
    <w:link w:val="Markeringsbobletekst"/>
    <w:rsid w:val="00940162"/>
    <w:rPr>
      <w:rFonts w:ascii="Tahoma" w:eastAsia="Calibri" w:hAnsi="Tahoma" w:cs="Tahoma"/>
      <w:sz w:val="16"/>
      <w:szCs w:val="16"/>
    </w:rPr>
  </w:style>
  <w:style w:type="table" w:styleId="Mediumgitter1">
    <w:name w:val="Medium Grid 1"/>
    <w:basedOn w:val="Tabel-Normal"/>
    <w:uiPriority w:val="67"/>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e1">
    <w:name w:val="Medium List 1"/>
    <w:basedOn w:val="Tabel-Normal"/>
    <w:uiPriority w:val="65"/>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940162"/>
    <w:pPr>
      <w:spacing w:after="0" w:line="240" w:lineRule="auto"/>
    </w:pPr>
    <w:rPr>
      <w:rFonts w:ascii="Trebuchet MS" w:eastAsia="Times New Roman" w:hAnsi="Trebuchet MS" w:cs="Times New Roman"/>
      <w:color w:val="000000" w:themeColor="text1"/>
      <w:sz w:val="18"/>
      <w:szCs w:val="18"/>
      <w:lang w:eastAsia="da-DK"/>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940162"/>
    <w:pPr>
      <w:spacing w:after="0" w:line="240" w:lineRule="auto"/>
    </w:pPr>
    <w:rPr>
      <w:rFonts w:asciiTheme="majorHAnsi" w:eastAsiaTheme="majorEastAsia" w:hAnsiTheme="majorHAnsi" w:cstheme="majorBidi"/>
      <w:color w:val="000000" w:themeColor="text1"/>
      <w:sz w:val="18"/>
      <w:szCs w:val="18"/>
      <w:lang w:eastAsia="da-DK"/>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940162"/>
    <w:pPr>
      <w:spacing w:after="0" w:line="240" w:lineRule="auto"/>
    </w:pPr>
    <w:rPr>
      <w:rFonts w:ascii="Trebuchet MS" w:eastAsia="Times New Roman" w:hAnsi="Trebuchet MS" w:cs="Times New Roman"/>
      <w:sz w:val="18"/>
      <w:szCs w:val="18"/>
      <w:lang w:eastAsia="da-DK"/>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odtageradresse">
    <w:name w:val="envelope address"/>
    <w:basedOn w:val="Normal"/>
    <w:qFormat/>
    <w:rsid w:val="00940162"/>
    <w:pPr>
      <w:jc w:val="left"/>
    </w:pPr>
    <w:rPr>
      <w:rFonts w:eastAsia="Times New Roman"/>
      <w:szCs w:val="20"/>
      <w:lang w:eastAsia="da-DK"/>
    </w:rPr>
  </w:style>
  <w:style w:type="table" w:styleId="Mrkliste">
    <w:name w:val="Dark List"/>
    <w:basedOn w:val="Tabel-Normal"/>
    <w:uiPriority w:val="70"/>
    <w:rsid w:val="00940162"/>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940162"/>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940162"/>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940162"/>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940162"/>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940162"/>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940162"/>
    <w:pPr>
      <w:spacing w:after="0" w:line="240" w:lineRule="auto"/>
    </w:pPr>
    <w:rPr>
      <w:rFonts w:ascii="Trebuchet MS" w:eastAsia="Times New Roman" w:hAnsi="Trebuchet MS" w:cs="Times New Roman"/>
      <w:color w:val="FFFFFF" w:themeColor="background1"/>
      <w:sz w:val="18"/>
      <w:szCs w:val="18"/>
      <w:lang w:eastAsia="da-DK"/>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Overskrift1Tegn">
    <w:name w:val="Overskrift 1 Tegn"/>
    <w:basedOn w:val="Standardskrifttypeiafsnit"/>
    <w:link w:val="Overskrift1"/>
    <w:rsid w:val="00940162"/>
    <w:rPr>
      <w:rFonts w:ascii="Trebuchet MS" w:eastAsia="Calibri" w:hAnsi="Trebuchet MS" w:cs="Times New Roman"/>
      <w:b/>
      <w:caps/>
      <w:sz w:val="19"/>
      <w:szCs w:val="18"/>
    </w:rPr>
  </w:style>
  <w:style w:type="character" w:customStyle="1" w:styleId="Overskrift2Tegn">
    <w:name w:val="Overskrift 2 Tegn"/>
    <w:basedOn w:val="Standardskrifttypeiafsnit"/>
    <w:link w:val="Overskrift2"/>
    <w:rsid w:val="00940162"/>
    <w:rPr>
      <w:rFonts w:ascii="Trebuchet MS" w:eastAsia="Calibri" w:hAnsi="Trebuchet MS" w:cs="Times New Roman"/>
      <w:b/>
      <w:sz w:val="19"/>
      <w:szCs w:val="18"/>
    </w:rPr>
  </w:style>
  <w:style w:type="paragraph" w:customStyle="1" w:styleId="Niveau2">
    <w:name w:val="Niveau 2"/>
    <w:basedOn w:val="Overskrift2"/>
    <w:link w:val="Niveau2Tegn"/>
    <w:rsid w:val="00940162"/>
    <w:pPr>
      <w:keepNext w:val="0"/>
      <w:spacing w:before="0"/>
      <w:ind w:left="851" w:hanging="851"/>
    </w:pPr>
    <w:rPr>
      <w:b w:val="0"/>
    </w:rPr>
  </w:style>
  <w:style w:type="character" w:customStyle="1" w:styleId="Niveau2Tegn">
    <w:name w:val="Niveau 2 Tegn"/>
    <w:basedOn w:val="Overskrift1Tegn"/>
    <w:link w:val="Niveau2"/>
    <w:rsid w:val="00940162"/>
    <w:rPr>
      <w:rFonts w:ascii="Trebuchet MS" w:eastAsia="Calibri" w:hAnsi="Trebuchet MS" w:cs="Times New Roman"/>
      <w:b w:val="0"/>
      <w:caps w:val="0"/>
      <w:sz w:val="19"/>
      <w:szCs w:val="18"/>
    </w:rPr>
  </w:style>
  <w:style w:type="character" w:customStyle="1" w:styleId="Overskrift3Tegn">
    <w:name w:val="Overskrift 3 Tegn"/>
    <w:basedOn w:val="Standardskrifttypeiafsnit"/>
    <w:link w:val="Overskrift3"/>
    <w:rsid w:val="00940162"/>
    <w:rPr>
      <w:rFonts w:ascii="Trebuchet MS" w:eastAsia="Calibri" w:hAnsi="Trebuchet MS" w:cs="Times New Roman"/>
      <w:b/>
      <w:sz w:val="19"/>
      <w:szCs w:val="18"/>
    </w:rPr>
  </w:style>
  <w:style w:type="paragraph" w:customStyle="1" w:styleId="Niveau3">
    <w:name w:val="Niveau 3"/>
    <w:basedOn w:val="Overskrift3"/>
    <w:link w:val="Niveau3Tegn"/>
    <w:rsid w:val="00940162"/>
    <w:pPr>
      <w:keepNext w:val="0"/>
      <w:spacing w:before="0"/>
      <w:ind w:left="851" w:hanging="851"/>
    </w:pPr>
    <w:rPr>
      <w:b w:val="0"/>
    </w:rPr>
  </w:style>
  <w:style w:type="character" w:customStyle="1" w:styleId="Niveau3Tegn">
    <w:name w:val="Niveau 3 Tegn"/>
    <w:basedOn w:val="Overskrift1Tegn"/>
    <w:link w:val="Niveau3"/>
    <w:rsid w:val="00940162"/>
    <w:rPr>
      <w:rFonts w:ascii="Trebuchet MS" w:eastAsia="Calibri" w:hAnsi="Trebuchet MS" w:cs="Times New Roman"/>
      <w:b w:val="0"/>
      <w:caps w:val="0"/>
      <w:sz w:val="19"/>
      <w:szCs w:val="18"/>
    </w:rPr>
  </w:style>
  <w:style w:type="character" w:customStyle="1" w:styleId="Overskrift4Tegn">
    <w:name w:val="Overskrift 4 Tegn"/>
    <w:basedOn w:val="Standardskrifttypeiafsnit"/>
    <w:link w:val="Overskrift4"/>
    <w:rsid w:val="00940162"/>
    <w:rPr>
      <w:rFonts w:ascii="Trebuchet MS" w:eastAsia="Calibri" w:hAnsi="Trebuchet MS" w:cs="Times New Roman"/>
      <w:b/>
      <w:sz w:val="19"/>
      <w:szCs w:val="18"/>
    </w:rPr>
  </w:style>
  <w:style w:type="paragraph" w:customStyle="1" w:styleId="Niveau4">
    <w:name w:val="Niveau 4"/>
    <w:basedOn w:val="Overskrift4"/>
    <w:link w:val="Niveau4Tegn"/>
    <w:rsid w:val="00940162"/>
    <w:pPr>
      <w:keepNext w:val="0"/>
      <w:spacing w:before="0"/>
      <w:ind w:left="851" w:hanging="851"/>
    </w:pPr>
    <w:rPr>
      <w:b w:val="0"/>
    </w:rPr>
  </w:style>
  <w:style w:type="character" w:customStyle="1" w:styleId="Niveau4Tegn">
    <w:name w:val="Niveau 4 Tegn"/>
    <w:basedOn w:val="Overskrift1Tegn"/>
    <w:link w:val="Niveau4"/>
    <w:rsid w:val="00940162"/>
    <w:rPr>
      <w:rFonts w:ascii="Trebuchet MS" w:eastAsia="Calibri" w:hAnsi="Trebuchet MS" w:cs="Times New Roman"/>
      <w:b w:val="0"/>
      <w:caps w:val="0"/>
      <w:sz w:val="19"/>
      <w:szCs w:val="18"/>
    </w:rPr>
  </w:style>
  <w:style w:type="character" w:customStyle="1" w:styleId="Overskrift5Tegn">
    <w:name w:val="Overskrift 5 Tegn"/>
    <w:basedOn w:val="Standardskrifttypeiafsnit"/>
    <w:link w:val="Overskrift5"/>
    <w:rsid w:val="00940162"/>
    <w:rPr>
      <w:rFonts w:asciiTheme="majorHAnsi" w:eastAsiaTheme="majorEastAsia" w:hAnsiTheme="majorHAnsi" w:cstheme="majorBidi"/>
      <w:color w:val="243F60" w:themeColor="accent1" w:themeShade="7F"/>
      <w:sz w:val="19"/>
      <w:szCs w:val="18"/>
    </w:rPr>
  </w:style>
  <w:style w:type="paragraph" w:customStyle="1" w:styleId="Niveau5">
    <w:name w:val="Niveau 5"/>
    <w:basedOn w:val="Overskrift5"/>
    <w:link w:val="Niveau5Tegn"/>
    <w:rsid w:val="00940162"/>
    <w:pPr>
      <w:keepNext w:val="0"/>
      <w:spacing w:before="0" w:after="120"/>
      <w:ind w:left="851" w:hanging="851"/>
    </w:pPr>
    <w:rPr>
      <w:rFonts w:ascii="Trebuchet MS" w:hAnsi="Trebuchet MS"/>
      <w:color w:val="auto"/>
    </w:rPr>
  </w:style>
  <w:style w:type="character" w:customStyle="1" w:styleId="Niveau5Tegn">
    <w:name w:val="Niveau 5 Tegn"/>
    <w:basedOn w:val="Overskrift1Tegn"/>
    <w:link w:val="Niveau5"/>
    <w:rsid w:val="00940162"/>
    <w:rPr>
      <w:rFonts w:ascii="Trebuchet MS" w:eastAsiaTheme="majorEastAsia" w:hAnsi="Trebuchet MS" w:cstheme="majorBidi"/>
      <w:b w:val="0"/>
      <w:caps w:val="0"/>
      <w:sz w:val="19"/>
      <w:szCs w:val="18"/>
    </w:rPr>
  </w:style>
  <w:style w:type="paragraph" w:styleId="NormalWeb">
    <w:name w:val="Normal (Web)"/>
    <w:basedOn w:val="Normal"/>
    <w:uiPriority w:val="99"/>
    <w:semiHidden/>
    <w:rsid w:val="00940162"/>
    <w:rPr>
      <w:rFonts w:ascii="Times New Roman" w:hAnsi="Times New Roman"/>
      <w:sz w:val="24"/>
      <w:szCs w:val="24"/>
    </w:rPr>
  </w:style>
  <w:style w:type="paragraph" w:styleId="Normalindrykning">
    <w:name w:val="Normal Indent"/>
    <w:basedOn w:val="Normal"/>
    <w:qFormat/>
    <w:rsid w:val="00940162"/>
    <w:pPr>
      <w:ind w:left="851"/>
    </w:pPr>
  </w:style>
  <w:style w:type="paragraph" w:styleId="Noteoverskrift">
    <w:name w:val="Note Heading"/>
    <w:basedOn w:val="Normal"/>
    <w:next w:val="Normal"/>
    <w:link w:val="NoteoverskriftTegn"/>
    <w:semiHidden/>
    <w:rsid w:val="00940162"/>
  </w:style>
  <w:style w:type="character" w:customStyle="1" w:styleId="NoteoverskriftTegn">
    <w:name w:val="Noteoverskrift Tegn"/>
    <w:basedOn w:val="Standardskrifttypeiafsnit"/>
    <w:link w:val="Noteoverskrift"/>
    <w:semiHidden/>
    <w:rsid w:val="00940162"/>
    <w:rPr>
      <w:rFonts w:ascii="Trebuchet MS" w:eastAsia="Calibri" w:hAnsi="Trebuchet MS" w:cs="Times New Roman"/>
      <w:sz w:val="19"/>
      <w:szCs w:val="18"/>
    </w:rPr>
  </w:style>
  <w:style w:type="paragraph" w:styleId="Opstilling-forts">
    <w:name w:val="List Continue"/>
    <w:basedOn w:val="Normal"/>
    <w:semiHidden/>
    <w:rsid w:val="00940162"/>
    <w:pPr>
      <w:spacing w:after="120"/>
      <w:ind w:left="283"/>
      <w:contextualSpacing/>
    </w:pPr>
  </w:style>
  <w:style w:type="paragraph" w:styleId="Opstilling-forts2">
    <w:name w:val="List Continue 2"/>
    <w:basedOn w:val="Normal"/>
    <w:semiHidden/>
    <w:rsid w:val="00940162"/>
    <w:pPr>
      <w:spacing w:after="120"/>
      <w:ind w:left="566"/>
      <w:contextualSpacing/>
    </w:pPr>
  </w:style>
  <w:style w:type="paragraph" w:styleId="Opstilling-forts3">
    <w:name w:val="List Continue 3"/>
    <w:basedOn w:val="Normal"/>
    <w:semiHidden/>
    <w:rsid w:val="00940162"/>
    <w:pPr>
      <w:spacing w:after="120"/>
      <w:ind w:left="849"/>
      <w:contextualSpacing/>
    </w:pPr>
  </w:style>
  <w:style w:type="paragraph" w:styleId="Opstilling-forts4">
    <w:name w:val="List Continue 4"/>
    <w:basedOn w:val="Normal"/>
    <w:semiHidden/>
    <w:rsid w:val="00940162"/>
    <w:pPr>
      <w:spacing w:after="120"/>
      <w:ind w:left="1132"/>
      <w:contextualSpacing/>
    </w:pPr>
  </w:style>
  <w:style w:type="paragraph" w:styleId="Opstilling-forts5">
    <w:name w:val="List Continue 5"/>
    <w:basedOn w:val="Normal"/>
    <w:semiHidden/>
    <w:rsid w:val="00940162"/>
    <w:pPr>
      <w:spacing w:after="120"/>
      <w:ind w:left="1415"/>
      <w:contextualSpacing/>
    </w:pPr>
  </w:style>
  <w:style w:type="paragraph" w:styleId="Opstilling-punkttegn">
    <w:name w:val="List Bullet"/>
    <w:basedOn w:val="Normal"/>
    <w:semiHidden/>
    <w:rsid w:val="00940162"/>
    <w:pPr>
      <w:numPr>
        <w:numId w:val="11"/>
      </w:numPr>
      <w:contextualSpacing/>
    </w:pPr>
  </w:style>
  <w:style w:type="paragraph" w:styleId="Opstilling-punkttegn2">
    <w:name w:val="List Bullet 2"/>
    <w:basedOn w:val="Normal"/>
    <w:semiHidden/>
    <w:rsid w:val="00940162"/>
    <w:pPr>
      <w:numPr>
        <w:numId w:val="12"/>
      </w:numPr>
      <w:contextualSpacing/>
    </w:pPr>
  </w:style>
  <w:style w:type="paragraph" w:styleId="Opstilling-punkttegn3">
    <w:name w:val="List Bullet 3"/>
    <w:basedOn w:val="Normal"/>
    <w:semiHidden/>
    <w:rsid w:val="00940162"/>
    <w:pPr>
      <w:numPr>
        <w:numId w:val="13"/>
      </w:numPr>
      <w:contextualSpacing/>
    </w:pPr>
  </w:style>
  <w:style w:type="paragraph" w:styleId="Opstilling-punkttegn4">
    <w:name w:val="List Bullet 4"/>
    <w:basedOn w:val="Normal"/>
    <w:semiHidden/>
    <w:rsid w:val="00940162"/>
    <w:pPr>
      <w:numPr>
        <w:numId w:val="14"/>
      </w:numPr>
      <w:contextualSpacing/>
    </w:pPr>
  </w:style>
  <w:style w:type="paragraph" w:styleId="Opstilling-punkttegn5">
    <w:name w:val="List Bullet 5"/>
    <w:basedOn w:val="Normal"/>
    <w:semiHidden/>
    <w:rsid w:val="00940162"/>
    <w:pPr>
      <w:numPr>
        <w:numId w:val="15"/>
      </w:numPr>
      <w:contextualSpacing/>
    </w:pPr>
  </w:style>
  <w:style w:type="paragraph" w:styleId="Opstilling-talellerbogst">
    <w:name w:val="List Number"/>
    <w:basedOn w:val="Normal"/>
    <w:semiHidden/>
    <w:rsid w:val="00940162"/>
    <w:pPr>
      <w:numPr>
        <w:numId w:val="16"/>
      </w:numPr>
      <w:contextualSpacing/>
    </w:pPr>
  </w:style>
  <w:style w:type="paragraph" w:styleId="Opstilling-talellerbogst2">
    <w:name w:val="List Number 2"/>
    <w:basedOn w:val="Normal"/>
    <w:semiHidden/>
    <w:rsid w:val="00940162"/>
    <w:pPr>
      <w:numPr>
        <w:numId w:val="17"/>
      </w:numPr>
      <w:contextualSpacing/>
    </w:pPr>
  </w:style>
  <w:style w:type="paragraph" w:styleId="Opstilling-talellerbogst3">
    <w:name w:val="List Number 3"/>
    <w:basedOn w:val="Normal"/>
    <w:semiHidden/>
    <w:rsid w:val="00940162"/>
    <w:pPr>
      <w:numPr>
        <w:numId w:val="18"/>
      </w:numPr>
      <w:contextualSpacing/>
    </w:pPr>
  </w:style>
  <w:style w:type="paragraph" w:styleId="Opstilling-talellerbogst4">
    <w:name w:val="List Number 4"/>
    <w:basedOn w:val="Normal"/>
    <w:semiHidden/>
    <w:rsid w:val="00940162"/>
    <w:pPr>
      <w:numPr>
        <w:numId w:val="19"/>
      </w:numPr>
      <w:contextualSpacing/>
    </w:pPr>
  </w:style>
  <w:style w:type="paragraph" w:styleId="Opstilling-talellerbogst5">
    <w:name w:val="List Number 5"/>
    <w:basedOn w:val="Normal"/>
    <w:semiHidden/>
    <w:rsid w:val="00940162"/>
    <w:pPr>
      <w:numPr>
        <w:numId w:val="20"/>
      </w:numPr>
      <w:contextualSpacing/>
    </w:pPr>
  </w:style>
  <w:style w:type="paragraph" w:styleId="Overskrift">
    <w:name w:val="TOC Heading"/>
    <w:basedOn w:val="Overskrift1"/>
    <w:next w:val="Normal"/>
    <w:uiPriority w:val="39"/>
    <w:semiHidden/>
    <w:unhideWhenUsed/>
    <w:rsid w:val="00940162"/>
    <w:pPr>
      <w:spacing w:before="480"/>
      <w:ind w:left="851" w:hanging="851"/>
      <w:outlineLvl w:val="9"/>
    </w:pPr>
    <w:rPr>
      <w:rFonts w:asciiTheme="majorHAnsi" w:eastAsiaTheme="majorEastAsia" w:hAnsiTheme="majorHAnsi" w:cstheme="majorBidi"/>
      <w:bCs/>
      <w:caps w:val="0"/>
      <w:color w:val="365F91" w:themeColor="accent1" w:themeShade="BF"/>
      <w:sz w:val="28"/>
      <w:szCs w:val="28"/>
    </w:rPr>
  </w:style>
  <w:style w:type="character" w:customStyle="1" w:styleId="Overskrift6Tegn">
    <w:name w:val="Overskrift 6 Tegn"/>
    <w:basedOn w:val="Standardskrifttypeiafsnit"/>
    <w:link w:val="Overskrift6"/>
    <w:rsid w:val="00940162"/>
    <w:rPr>
      <w:rFonts w:asciiTheme="majorHAnsi" w:eastAsiaTheme="majorEastAsia" w:hAnsiTheme="majorHAnsi" w:cstheme="majorBidi"/>
      <w:i/>
      <w:iCs/>
      <w:color w:val="243F60" w:themeColor="accent1" w:themeShade="7F"/>
      <w:sz w:val="19"/>
      <w:szCs w:val="18"/>
    </w:rPr>
  </w:style>
  <w:style w:type="character" w:customStyle="1" w:styleId="Overskrift7Tegn">
    <w:name w:val="Overskrift 7 Tegn"/>
    <w:basedOn w:val="Standardskrifttypeiafsnit"/>
    <w:link w:val="Overskrift7"/>
    <w:semiHidden/>
    <w:rsid w:val="00940162"/>
    <w:rPr>
      <w:rFonts w:asciiTheme="majorHAnsi" w:eastAsiaTheme="majorEastAsia" w:hAnsiTheme="majorHAnsi" w:cstheme="majorBidi"/>
      <w:i/>
      <w:iCs/>
      <w:color w:val="404040" w:themeColor="text1" w:themeTint="BF"/>
      <w:sz w:val="19"/>
      <w:szCs w:val="18"/>
    </w:rPr>
  </w:style>
  <w:style w:type="character" w:customStyle="1" w:styleId="Overskrift8Tegn">
    <w:name w:val="Overskrift 8 Tegn"/>
    <w:basedOn w:val="Standardskrifttypeiafsnit"/>
    <w:link w:val="Overskrift8"/>
    <w:semiHidden/>
    <w:rsid w:val="00940162"/>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typeiafsnit"/>
    <w:link w:val="Overskrift9"/>
    <w:semiHidden/>
    <w:rsid w:val="00940162"/>
    <w:rPr>
      <w:rFonts w:asciiTheme="majorHAnsi" w:eastAsiaTheme="majorEastAsia" w:hAnsiTheme="majorHAnsi" w:cstheme="majorBidi"/>
      <w:i/>
      <w:iCs/>
      <w:color w:val="404040" w:themeColor="text1" w:themeTint="BF"/>
      <w:sz w:val="20"/>
      <w:szCs w:val="20"/>
    </w:rPr>
  </w:style>
  <w:style w:type="paragraph" w:customStyle="1" w:styleId="OverskriftBilag">
    <w:name w:val="Overskrift Bilag"/>
    <w:basedOn w:val="Normal"/>
    <w:next w:val="Normal"/>
    <w:qFormat/>
    <w:rsid w:val="00940162"/>
    <w:pPr>
      <w:spacing w:after="120"/>
      <w:contextualSpacing/>
    </w:pPr>
    <w:rPr>
      <w:rFonts w:eastAsia="Times New Roman"/>
      <w:b/>
      <w:caps/>
      <w:szCs w:val="52"/>
    </w:rPr>
  </w:style>
  <w:style w:type="character" w:styleId="Pladsholdertekst">
    <w:name w:val="Placeholder Text"/>
    <w:basedOn w:val="Standardskrifttypeiafsnit"/>
    <w:uiPriority w:val="99"/>
    <w:semiHidden/>
    <w:rsid w:val="00940162"/>
    <w:rPr>
      <w:color w:val="808080"/>
    </w:rPr>
  </w:style>
  <w:style w:type="paragraph" w:customStyle="1" w:styleId="Ref">
    <w:name w:val="Ref"/>
    <w:basedOn w:val="Normal"/>
    <w:qFormat/>
    <w:rsid w:val="00940162"/>
    <w:pPr>
      <w:spacing w:line="180" w:lineRule="atLeast"/>
    </w:pPr>
    <w:rPr>
      <w:sz w:val="14"/>
      <w:szCs w:val="20"/>
    </w:rPr>
  </w:style>
  <w:style w:type="paragraph" w:customStyle="1" w:styleId="Rubrik">
    <w:name w:val="Rubrik"/>
    <w:basedOn w:val="Normal"/>
    <w:next w:val="Normal"/>
    <w:qFormat/>
    <w:rsid w:val="00940162"/>
    <w:rPr>
      <w:b/>
      <w:caps/>
    </w:rPr>
  </w:style>
  <w:style w:type="paragraph" w:customStyle="1" w:styleId="Rubrik-Dahlbund">
    <w:name w:val="Rubrik-Dahl bund"/>
    <w:basedOn w:val="Normal"/>
    <w:qFormat/>
    <w:rsid w:val="00940162"/>
    <w:pPr>
      <w:framePr w:w="8505" w:wrap="around" w:vAnchor="page" w:hAnchor="margin" w:y="15809"/>
      <w:spacing w:line="200" w:lineRule="atLeast"/>
    </w:pPr>
    <w:rPr>
      <w:b/>
      <w:sz w:val="14"/>
      <w:szCs w:val="20"/>
    </w:rPr>
  </w:style>
  <w:style w:type="paragraph" w:customStyle="1" w:styleId="Rubrik-Infobokstop">
    <w:name w:val="Rubrik-Infoboks top"/>
    <w:basedOn w:val="Normal"/>
    <w:qFormat/>
    <w:rsid w:val="00940162"/>
    <w:pPr>
      <w:framePr w:w="3005" w:wrap="around" w:vAnchor="page" w:hAnchor="page" w:x="7485" w:y="976"/>
      <w:tabs>
        <w:tab w:val="left" w:pos="851"/>
      </w:tabs>
      <w:spacing w:line="200" w:lineRule="atLeast"/>
    </w:pPr>
    <w:rPr>
      <w:sz w:val="14"/>
      <w:szCs w:val="20"/>
    </w:rPr>
  </w:style>
  <w:style w:type="paragraph" w:customStyle="1" w:styleId="Rubrik-DahlInfo">
    <w:name w:val="Rubrik-Dahl Info"/>
    <w:basedOn w:val="Rubrik-Infobokstop"/>
    <w:qFormat/>
    <w:rsid w:val="00A25DCC"/>
    <w:pPr>
      <w:framePr w:w="8505" w:hSpace="142" w:wrap="notBeside" w:x="1362" w:y="15792"/>
    </w:pPr>
  </w:style>
  <w:style w:type="paragraph" w:customStyle="1" w:styleId="Rubrik-Modtageren">
    <w:name w:val="Rubrik-Modtageren"/>
    <w:basedOn w:val="Normal"/>
    <w:rsid w:val="00A25DCC"/>
    <w:pPr>
      <w:framePr w:w="4536" w:hSpace="142" w:vSpace="142" w:wrap="around" w:vAnchor="page" w:hAnchor="margin" w:y="2326"/>
    </w:pPr>
  </w:style>
  <w:style w:type="paragraph" w:customStyle="1" w:styleId="Rubrik-Parterne">
    <w:name w:val="Rubrik-Parterne"/>
    <w:basedOn w:val="Normal"/>
    <w:uiPriority w:val="2"/>
    <w:qFormat/>
    <w:rsid w:val="00940162"/>
    <w:pPr>
      <w:framePr w:w="9072" w:wrap="around" w:vAnchor="page" w:hAnchor="margin" w:y="4083"/>
    </w:pPr>
    <w:rPr>
      <w:rFonts w:eastAsiaTheme="minorHAnsi" w:cstheme="minorBidi"/>
      <w:szCs w:val="22"/>
    </w:rPr>
  </w:style>
  <w:style w:type="paragraph" w:styleId="Sidefod">
    <w:name w:val="footer"/>
    <w:basedOn w:val="Normal"/>
    <w:link w:val="SidefodTegn"/>
    <w:uiPriority w:val="99"/>
    <w:rsid w:val="00940162"/>
    <w:rPr>
      <w:noProof/>
    </w:rPr>
  </w:style>
  <w:style w:type="character" w:customStyle="1" w:styleId="SidefodTegn">
    <w:name w:val="Sidefod Tegn"/>
    <w:basedOn w:val="Standardskrifttypeiafsnit"/>
    <w:link w:val="Sidefod"/>
    <w:uiPriority w:val="99"/>
    <w:rsid w:val="00940162"/>
    <w:rPr>
      <w:rFonts w:ascii="Trebuchet MS" w:eastAsia="Calibri" w:hAnsi="Trebuchet MS" w:cs="Times New Roman"/>
      <w:noProof/>
      <w:sz w:val="19"/>
      <w:szCs w:val="18"/>
    </w:rPr>
  </w:style>
  <w:style w:type="paragraph" w:customStyle="1" w:styleId="SidefodFED">
    <w:name w:val="Sidefod FED"/>
    <w:basedOn w:val="Sidefod"/>
    <w:qFormat/>
    <w:rsid w:val="00940162"/>
    <w:pPr>
      <w:spacing w:line="200" w:lineRule="atLeast"/>
      <w:jc w:val="left"/>
    </w:pPr>
    <w:rPr>
      <w:rFonts w:eastAsia="Times New Roman"/>
      <w:b/>
      <w:sz w:val="14"/>
      <w:lang w:eastAsia="da-DK"/>
    </w:rPr>
  </w:style>
  <w:style w:type="paragraph" w:styleId="Sidehoved">
    <w:name w:val="header"/>
    <w:basedOn w:val="Normal"/>
    <w:link w:val="SidehovedTegn"/>
    <w:rsid w:val="00940162"/>
    <w:rPr>
      <w:noProof/>
    </w:rPr>
  </w:style>
  <w:style w:type="character" w:customStyle="1" w:styleId="SidehovedTegn">
    <w:name w:val="Sidehoved Tegn"/>
    <w:basedOn w:val="Standardskrifttypeiafsnit"/>
    <w:link w:val="Sidehoved"/>
    <w:rsid w:val="00940162"/>
    <w:rPr>
      <w:rFonts w:ascii="Trebuchet MS" w:eastAsia="Calibri" w:hAnsi="Trebuchet MS" w:cs="Times New Roman"/>
      <w:noProof/>
      <w:sz w:val="19"/>
      <w:szCs w:val="18"/>
    </w:rPr>
  </w:style>
  <w:style w:type="character" w:styleId="Sidetal">
    <w:name w:val="page number"/>
    <w:rsid w:val="00940162"/>
    <w:rPr>
      <w:noProof/>
    </w:rPr>
  </w:style>
  <w:style w:type="paragraph" w:styleId="Sluthilsen">
    <w:name w:val="Closing"/>
    <w:basedOn w:val="Normal"/>
    <w:link w:val="SluthilsenTegn"/>
    <w:semiHidden/>
    <w:rsid w:val="00940162"/>
    <w:pPr>
      <w:ind w:left="4252"/>
    </w:pPr>
  </w:style>
  <w:style w:type="character" w:customStyle="1" w:styleId="SluthilsenTegn">
    <w:name w:val="Sluthilsen Tegn"/>
    <w:basedOn w:val="Standardskrifttypeiafsnit"/>
    <w:link w:val="Sluthilsen"/>
    <w:semiHidden/>
    <w:rsid w:val="00940162"/>
    <w:rPr>
      <w:rFonts w:ascii="Trebuchet MS" w:eastAsia="Calibri" w:hAnsi="Trebuchet MS" w:cs="Times New Roman"/>
      <w:sz w:val="19"/>
      <w:szCs w:val="18"/>
    </w:rPr>
  </w:style>
  <w:style w:type="character" w:styleId="Slutnotehenvisning">
    <w:name w:val="endnote reference"/>
    <w:basedOn w:val="Standardskrifttypeiafsnit"/>
    <w:semiHidden/>
    <w:rsid w:val="00940162"/>
    <w:rPr>
      <w:vertAlign w:val="baseline"/>
    </w:rPr>
  </w:style>
  <w:style w:type="paragraph" w:styleId="Slutnotetekst">
    <w:name w:val="endnote text"/>
    <w:basedOn w:val="Normal"/>
    <w:link w:val="SlutnotetekstTegn"/>
    <w:semiHidden/>
    <w:rsid w:val="00940162"/>
    <w:pPr>
      <w:spacing w:after="240"/>
      <w:ind w:left="851" w:hanging="851"/>
    </w:pPr>
    <w:rPr>
      <w:szCs w:val="20"/>
    </w:rPr>
  </w:style>
  <w:style w:type="character" w:customStyle="1" w:styleId="SlutnotetekstTegn">
    <w:name w:val="Slutnotetekst Tegn"/>
    <w:basedOn w:val="Standardskrifttypeiafsnit"/>
    <w:link w:val="Slutnotetekst"/>
    <w:semiHidden/>
    <w:rsid w:val="00940162"/>
    <w:rPr>
      <w:rFonts w:ascii="Trebuchet MS" w:eastAsia="Calibri" w:hAnsi="Trebuchet MS" w:cs="Times New Roman"/>
      <w:sz w:val="19"/>
      <w:szCs w:val="20"/>
    </w:rPr>
  </w:style>
  <w:style w:type="paragraph" w:styleId="Starthilsen">
    <w:name w:val="Salutation"/>
    <w:basedOn w:val="Normal"/>
    <w:next w:val="Normal"/>
    <w:link w:val="StarthilsenTegn"/>
    <w:semiHidden/>
    <w:rsid w:val="00940162"/>
  </w:style>
  <w:style w:type="character" w:customStyle="1" w:styleId="StarthilsenTegn">
    <w:name w:val="Starthilsen Tegn"/>
    <w:basedOn w:val="Standardskrifttypeiafsnit"/>
    <w:link w:val="Starthilsen"/>
    <w:semiHidden/>
    <w:rsid w:val="00940162"/>
    <w:rPr>
      <w:rFonts w:ascii="Trebuchet MS" w:eastAsia="Calibri" w:hAnsi="Trebuchet MS" w:cs="Times New Roman"/>
      <w:sz w:val="19"/>
      <w:szCs w:val="18"/>
    </w:rPr>
  </w:style>
  <w:style w:type="character" w:styleId="Strk">
    <w:name w:val="Strong"/>
    <w:basedOn w:val="Standardskrifttypeiafsnit"/>
    <w:rsid w:val="00940162"/>
    <w:rPr>
      <w:b/>
      <w:bCs/>
    </w:rPr>
  </w:style>
  <w:style w:type="paragraph" w:styleId="Strktcitat">
    <w:name w:val="Intense Quote"/>
    <w:basedOn w:val="Normal"/>
    <w:next w:val="Normal"/>
    <w:link w:val="StrktcitatTegn"/>
    <w:uiPriority w:val="30"/>
    <w:rsid w:val="00940162"/>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940162"/>
    <w:rPr>
      <w:rFonts w:ascii="Trebuchet MS" w:eastAsia="Calibri" w:hAnsi="Trebuchet MS" w:cs="Times New Roman"/>
      <w:b/>
      <w:bCs/>
      <w:i/>
      <w:iCs/>
      <w:color w:val="4F81BD" w:themeColor="accent1"/>
      <w:sz w:val="19"/>
      <w:szCs w:val="18"/>
    </w:rPr>
  </w:style>
  <w:style w:type="character" w:styleId="Svagfremhvning">
    <w:name w:val="Subtle Emphasis"/>
    <w:basedOn w:val="Standardskrifttypeiafsnit"/>
    <w:uiPriority w:val="19"/>
    <w:rsid w:val="00940162"/>
    <w:rPr>
      <w:i/>
      <w:iCs/>
      <w:color w:val="808080" w:themeColor="text1" w:themeTint="7F"/>
    </w:rPr>
  </w:style>
  <w:style w:type="character" w:styleId="Svaghenvisning">
    <w:name w:val="Subtle Reference"/>
    <w:basedOn w:val="Standardskrifttypeiafsnit"/>
    <w:uiPriority w:val="31"/>
    <w:rsid w:val="00940162"/>
    <w:rPr>
      <w:smallCaps/>
      <w:color w:val="C0504D" w:themeColor="accent2"/>
      <w:u w:val="single"/>
    </w:rPr>
  </w:style>
  <w:style w:type="table" w:styleId="Tabel-3D-effekter1">
    <w:name w:val="Table 3D effects 1"/>
    <w:basedOn w:val="Tabel-Normal"/>
    <w:semiHidden/>
    <w:rsid w:val="00940162"/>
    <w:pPr>
      <w:spacing w:after="0" w:line="280" w:lineRule="atLeast"/>
      <w:jc w:val="both"/>
    </w:pPr>
    <w:rPr>
      <w:rFonts w:ascii="Trebuchet MS" w:eastAsia="Times New Roman" w:hAnsi="Trebuchet MS" w:cs="Times New Roman"/>
      <w:sz w:val="18"/>
      <w:szCs w:val="18"/>
      <w:lang w:eastAsia="da-DK"/>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Elegant">
    <w:name w:val="Table Elegant"/>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Enkelt1">
    <w:name w:val="Table Simple 1"/>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Farvet1">
    <w:name w:val="Table Colorful 1"/>
    <w:basedOn w:val="Tabel-Normal"/>
    <w:semiHidden/>
    <w:rsid w:val="00940162"/>
    <w:pPr>
      <w:spacing w:after="0" w:line="280" w:lineRule="atLeast"/>
      <w:jc w:val="both"/>
    </w:pPr>
    <w:rPr>
      <w:rFonts w:ascii="Trebuchet MS" w:eastAsia="Times New Roman" w:hAnsi="Trebuchet MS" w:cs="Times New Roman"/>
      <w:color w:val="FFFFFF"/>
      <w:sz w:val="18"/>
      <w:szCs w:val="18"/>
      <w:lang w:eastAsia="da-DK"/>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Gitter">
    <w:name w:val="Table Grid"/>
    <w:basedOn w:val="Tabel-Normal"/>
    <w:uiPriority w:val="59"/>
    <w:rsid w:val="00940162"/>
    <w:pPr>
      <w:spacing w:after="0" w:line="280" w:lineRule="atLeast"/>
    </w:pPr>
    <w:rPr>
      <w:rFonts w:ascii="Trebuchet MS" w:eastAsia="Times New Roman" w:hAnsi="Trebuchet MS" w:cs="Times New Roman"/>
      <w:sz w:val="18"/>
      <w:szCs w:val="20"/>
      <w:lang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1">
    <w:name w:val="Table Grid 1"/>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rsid w:val="00940162"/>
    <w:pPr>
      <w:spacing w:after="0" w:line="280" w:lineRule="atLeast"/>
      <w:jc w:val="both"/>
    </w:pPr>
    <w:rPr>
      <w:rFonts w:ascii="Trebuchet MS" w:eastAsia="Times New Roman" w:hAnsi="Trebuchet MS" w:cs="Times New Roman"/>
      <w:sz w:val="18"/>
      <w:szCs w:val="18"/>
      <w:lang w:eastAsia="da-DK"/>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semiHidden/>
    <w:rsid w:val="00940162"/>
    <w:pPr>
      <w:spacing w:after="0" w:line="280" w:lineRule="atLeast"/>
      <w:jc w:val="both"/>
    </w:pPr>
    <w:rPr>
      <w:rFonts w:ascii="Trebuchet MS" w:eastAsia="Times New Roman" w:hAnsi="Trebuchet MS" w:cs="Times New Roman"/>
      <w:b/>
      <w:bCs/>
      <w:sz w:val="18"/>
      <w:szCs w:val="18"/>
      <w:lang w:eastAsia="da-DK"/>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Hrfin1">
    <w:name w:val="Table Subtle 1"/>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semiHidden/>
    <w:rsid w:val="00940162"/>
    <w:pPr>
      <w:spacing w:after="0" w:line="280" w:lineRule="atLeast"/>
      <w:jc w:val="both"/>
    </w:pPr>
    <w:rPr>
      <w:rFonts w:ascii="Trebuchet MS" w:eastAsia="Times New Roman" w:hAnsi="Trebuchet MS" w:cs="Times New Roman"/>
      <w:color w:val="000080"/>
      <w:sz w:val="18"/>
      <w:szCs w:val="18"/>
      <w:lang w:eastAsia="da-DK"/>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iste1">
    <w:name w:val="Table List 1"/>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Moderne">
    <w:name w:val="Table Contemporary"/>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Professionel">
    <w:name w:val="Table Professional"/>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Spalter1">
    <w:name w:val="Table Columns 1"/>
    <w:basedOn w:val="Tabel-Normal"/>
    <w:semiHidden/>
    <w:rsid w:val="00940162"/>
    <w:pPr>
      <w:spacing w:after="0" w:line="280" w:lineRule="atLeast"/>
      <w:jc w:val="both"/>
    </w:pPr>
    <w:rPr>
      <w:rFonts w:ascii="Trebuchet MS" w:eastAsia="Times New Roman" w:hAnsi="Trebuchet MS" w:cs="Times New Roman"/>
      <w:b/>
      <w:bCs/>
      <w:sz w:val="18"/>
      <w:szCs w:val="18"/>
      <w:lang w:eastAsia="da-DK"/>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semiHidden/>
    <w:rsid w:val="00940162"/>
    <w:pPr>
      <w:spacing w:after="0" w:line="280" w:lineRule="atLeast"/>
      <w:jc w:val="both"/>
    </w:pPr>
    <w:rPr>
      <w:rFonts w:ascii="Trebuchet MS" w:eastAsia="Times New Roman" w:hAnsi="Trebuchet MS" w:cs="Times New Roman"/>
      <w:b/>
      <w:bCs/>
      <w:sz w:val="18"/>
      <w:szCs w:val="18"/>
      <w:lang w:eastAsia="da-DK"/>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semiHidden/>
    <w:rsid w:val="00940162"/>
    <w:pPr>
      <w:spacing w:after="0" w:line="280" w:lineRule="atLeast"/>
      <w:jc w:val="both"/>
    </w:pPr>
    <w:rPr>
      <w:rFonts w:ascii="Trebuchet MS" w:eastAsia="Times New Roman" w:hAnsi="Trebuchet MS" w:cs="Times New Roman"/>
      <w:b/>
      <w:bCs/>
      <w:sz w:val="18"/>
      <w:szCs w:val="18"/>
      <w:lang w:eastAsia="da-DK"/>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semiHidden/>
    <w:rsid w:val="00940162"/>
    <w:pPr>
      <w:spacing w:after="0" w:line="280" w:lineRule="atLeast"/>
      <w:jc w:val="both"/>
    </w:pPr>
    <w:rPr>
      <w:rFonts w:ascii="Trebuchet MS" w:eastAsia="Times New Roman" w:hAnsi="Trebuchet MS" w:cs="Times New Roman"/>
      <w:sz w:val="18"/>
      <w:szCs w:val="18"/>
      <w:lang w:eastAsia="da-DK"/>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Tema">
    <w:name w:val="Table Theme"/>
    <w:basedOn w:val="Tabel-Normal"/>
    <w:semiHidden/>
    <w:rsid w:val="00940162"/>
    <w:pPr>
      <w:spacing w:after="0" w:line="280" w:lineRule="atLeast"/>
      <w:jc w:val="both"/>
    </w:pPr>
    <w:rPr>
      <w:rFonts w:ascii="Trebuchet MS" w:eastAsia="Times New Roman" w:hAnsi="Trebuchet MS" w:cs="Times New Roman"/>
      <w:sz w:val="18"/>
      <w:szCs w:val="18"/>
      <w:lang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semiHidden/>
    <w:rsid w:val="00940162"/>
    <w:pPr>
      <w:spacing w:after="0" w:line="280" w:lineRule="atLeast"/>
      <w:jc w:val="both"/>
    </w:pPr>
    <w:rPr>
      <w:rFonts w:ascii="Trebuchet MS" w:eastAsia="Times New Roman" w:hAnsi="Trebuchet MS" w:cs="Times New Roman"/>
      <w:sz w:val="18"/>
      <w:szCs w:val="18"/>
      <w:lang w:eastAsia="da-DK"/>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semiHidden/>
    <w:rsid w:val="00940162"/>
    <w:pPr>
      <w:spacing w:after="0" w:line="280" w:lineRule="atLeast"/>
      <w:jc w:val="both"/>
    </w:pPr>
    <w:rPr>
      <w:rFonts w:ascii="Trebuchet MS" w:eastAsia="Times New Roman" w:hAnsi="Trebuchet MS" w:cs="Times New Roman"/>
      <w:sz w:val="18"/>
      <w:szCs w:val="18"/>
      <w:lang w:eastAsia="da-DK"/>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semiHidden/>
    <w:rsid w:val="00940162"/>
    <w:pPr>
      <w:spacing w:after="0" w:line="280" w:lineRule="atLeast"/>
      <w:jc w:val="both"/>
    </w:pPr>
    <w:rPr>
      <w:rFonts w:ascii="Trebuchet MS" w:eastAsia="Times New Roman" w:hAnsi="Trebuchet MS" w:cs="Times New Roman"/>
      <w:sz w:val="18"/>
      <w:szCs w:val="18"/>
      <w:lang w:eastAsia="da-DK"/>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next w:val="Manchet"/>
    <w:link w:val="TitelTegn"/>
    <w:qFormat/>
    <w:rsid w:val="00940162"/>
    <w:pPr>
      <w:spacing w:line="480" w:lineRule="atLeast"/>
      <w:jc w:val="left"/>
    </w:pPr>
    <w:rPr>
      <w:rFonts w:cs="Arial"/>
      <w:b/>
      <w:bCs/>
      <w:caps/>
      <w:kern w:val="48"/>
      <w:sz w:val="48"/>
      <w:szCs w:val="32"/>
    </w:rPr>
  </w:style>
  <w:style w:type="character" w:customStyle="1" w:styleId="TitelTegn">
    <w:name w:val="Titel Tegn"/>
    <w:basedOn w:val="Standardskrifttypeiafsnit"/>
    <w:link w:val="Titel"/>
    <w:rsid w:val="00940162"/>
    <w:rPr>
      <w:rFonts w:ascii="Trebuchet MS" w:eastAsia="Calibri" w:hAnsi="Trebuchet MS" w:cs="Arial"/>
      <w:b/>
      <w:bCs/>
      <w:caps/>
      <w:kern w:val="48"/>
      <w:sz w:val="48"/>
      <w:szCs w:val="32"/>
    </w:rPr>
  </w:style>
  <w:style w:type="paragraph" w:customStyle="1" w:styleId="Titel-manchet">
    <w:name w:val="Titel-manchet"/>
    <w:basedOn w:val="Titel"/>
    <w:uiPriority w:val="2"/>
    <w:qFormat/>
    <w:rsid w:val="00940162"/>
    <w:pPr>
      <w:spacing w:line="320" w:lineRule="atLeast"/>
    </w:pPr>
    <w:rPr>
      <w:caps w:val="0"/>
      <w:sz w:val="22"/>
    </w:rPr>
  </w:style>
  <w:style w:type="paragraph" w:styleId="Underskrift">
    <w:name w:val="Signature"/>
    <w:basedOn w:val="Normal"/>
    <w:link w:val="UnderskriftTegn"/>
    <w:semiHidden/>
    <w:rsid w:val="00940162"/>
    <w:pPr>
      <w:ind w:left="4252"/>
    </w:pPr>
  </w:style>
  <w:style w:type="character" w:customStyle="1" w:styleId="UnderskriftTegn">
    <w:name w:val="Underskrift Tegn"/>
    <w:basedOn w:val="Standardskrifttypeiafsnit"/>
    <w:link w:val="Underskrift"/>
    <w:semiHidden/>
    <w:rsid w:val="00940162"/>
    <w:rPr>
      <w:rFonts w:ascii="Trebuchet MS" w:eastAsia="Calibri" w:hAnsi="Trebuchet MS" w:cs="Times New Roman"/>
      <w:sz w:val="19"/>
      <w:szCs w:val="18"/>
    </w:rPr>
  </w:style>
  <w:style w:type="paragraph" w:styleId="Undertitel">
    <w:name w:val="Subtitle"/>
    <w:basedOn w:val="Normal"/>
    <w:next w:val="Normal"/>
    <w:link w:val="UndertitelTegn"/>
    <w:rsid w:val="0094016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rsid w:val="00940162"/>
    <w:rPr>
      <w:rFonts w:asciiTheme="majorHAnsi" w:eastAsiaTheme="majorEastAsia" w:hAnsiTheme="majorHAnsi" w:cstheme="majorBidi"/>
      <w:i/>
      <w:iCs/>
      <w:color w:val="4F81BD" w:themeColor="accent1"/>
      <w:spacing w:val="15"/>
      <w:sz w:val="24"/>
      <w:szCs w:val="24"/>
    </w:rPr>
  </w:style>
  <w:style w:type="paragraph" w:customStyle="1" w:styleId="Vedr">
    <w:name w:val="Vedr"/>
    <w:basedOn w:val="Normal"/>
    <w:qFormat/>
    <w:rsid w:val="00940162"/>
    <w:rPr>
      <w:b/>
      <w:caps/>
    </w:rPr>
  </w:style>
  <w:style w:type="paragraph" w:customStyle="1" w:styleId="Vedrrende">
    <w:name w:val="Vedrørende"/>
    <w:basedOn w:val="Normal"/>
    <w:qFormat/>
    <w:rsid w:val="00940162"/>
    <w:rPr>
      <w:b/>
      <w:caps/>
    </w:rPr>
  </w:style>
  <w:style w:type="paragraph" w:customStyle="1" w:styleId="Venlighilsen">
    <w:name w:val="Venlig hilsen"/>
    <w:basedOn w:val="Normal"/>
    <w:qFormat/>
    <w:rsid w:val="00A25DCC"/>
  </w:style>
  <w:style w:type="paragraph" w:customStyle="1" w:styleId="DKBfod">
    <w:name w:val="DKBfod"/>
    <w:uiPriority w:val="99"/>
    <w:qFormat/>
    <w:rsid w:val="0011012C"/>
    <w:pPr>
      <w:spacing w:after="0" w:line="300" w:lineRule="auto"/>
    </w:pPr>
    <w:rPr>
      <w:rFonts w:ascii="Frutiger Light" w:eastAsia="Times New Roman" w:hAnsi="Frutiger Light" w:cs="Times New Roman"/>
      <w:sz w:val="13"/>
      <w:szCs w:val="20"/>
      <w:lang w:eastAsia="da-DK"/>
    </w:rPr>
  </w:style>
  <w:style w:type="paragraph" w:customStyle="1" w:styleId="hoved">
    <w:name w:val="hoved"/>
    <w:uiPriority w:val="99"/>
    <w:rsid w:val="0011012C"/>
    <w:pPr>
      <w:keepNext/>
      <w:keepLines/>
      <w:framePr w:hSpace="142" w:vSpace="142" w:wrap="around" w:vAnchor="text" w:hAnchor="text" w:y="1"/>
      <w:tabs>
        <w:tab w:val="left" w:pos="284"/>
        <w:tab w:val="left" w:pos="510"/>
      </w:tabs>
      <w:spacing w:before="64" w:after="0" w:line="240" w:lineRule="auto"/>
      <w:ind w:left="-68"/>
    </w:pPr>
    <w:rPr>
      <w:rFonts w:ascii="Verdana" w:eastAsia="Times New Roman" w:hAnsi="Verdana" w:cs="Times New Roman"/>
      <w:noProof/>
      <w:spacing w:val="-6"/>
      <w:sz w:val="14"/>
      <w:szCs w:val="20"/>
      <w:lang w:eastAsia="da-DK"/>
    </w:rPr>
  </w:style>
  <w:style w:type="paragraph" w:customStyle="1" w:styleId="DokSidefod">
    <w:name w:val="Dok_Sidefod"/>
    <w:basedOn w:val="Normal"/>
    <w:uiPriority w:val="99"/>
    <w:rsid w:val="0011012C"/>
    <w:pPr>
      <w:spacing w:line="360" w:lineRule="auto"/>
      <w:jc w:val="left"/>
    </w:pPr>
    <w:rPr>
      <w:rFonts w:ascii="Verdana" w:eastAsia="Times New Roman" w:hAnsi="Verdana"/>
      <w:sz w:val="14"/>
      <w:szCs w:val="20"/>
      <w:lang w:eastAsia="da-DK"/>
    </w:rPr>
  </w:style>
  <w:style w:type="paragraph" w:customStyle="1" w:styleId="DKBOpstilm1ai">
    <w:name w:val="DKB Opstil m 1 a i"/>
    <w:basedOn w:val="Normal"/>
    <w:uiPriority w:val="99"/>
    <w:qFormat/>
    <w:rsid w:val="0011012C"/>
    <w:pPr>
      <w:numPr>
        <w:numId w:val="4"/>
      </w:numPr>
      <w:spacing w:after="140" w:line="360" w:lineRule="auto"/>
      <w:jc w:val="left"/>
    </w:pPr>
    <w:rPr>
      <w:rFonts w:ascii="Verdana" w:eastAsia="Times New Roman" w:hAnsi="Verdana"/>
      <w:szCs w:val="20"/>
      <w:lang w:eastAsia="da-DK"/>
    </w:rPr>
  </w:style>
  <w:style w:type="paragraph" w:customStyle="1" w:styleId="sfs1">
    <w:name w:val="sfs1"/>
    <w:uiPriority w:val="99"/>
    <w:rsid w:val="0011012C"/>
    <w:pPr>
      <w:spacing w:after="0" w:line="240" w:lineRule="auto"/>
    </w:pPr>
    <w:rPr>
      <w:rFonts w:ascii="Verdana" w:eastAsia="Times New Roman" w:hAnsi="Verdana" w:cs="Times New Roman"/>
      <w:noProof/>
      <w:sz w:val="14"/>
      <w:szCs w:val="20"/>
      <w:lang w:eastAsia="da-DK"/>
    </w:rPr>
  </w:style>
  <w:style w:type="paragraph" w:customStyle="1" w:styleId="sfs1eng">
    <w:name w:val="sfs1eng"/>
    <w:uiPriority w:val="99"/>
    <w:rsid w:val="0011012C"/>
    <w:pPr>
      <w:spacing w:before="120" w:after="0" w:line="240" w:lineRule="auto"/>
      <w:ind w:left="-567" w:right="-511"/>
      <w:jc w:val="center"/>
    </w:pPr>
    <w:rPr>
      <w:rFonts w:ascii="Verdana" w:eastAsia="Times New Roman" w:hAnsi="Verdana" w:cs="Times New Roman"/>
      <w:noProof/>
      <w:sz w:val="14"/>
      <w:szCs w:val="20"/>
      <w:lang w:eastAsia="da-DK"/>
    </w:rPr>
  </w:style>
  <w:style w:type="paragraph" w:customStyle="1" w:styleId="sfs1ty">
    <w:name w:val="sfs1ty"/>
    <w:basedOn w:val="sfs1eng"/>
    <w:uiPriority w:val="99"/>
    <w:rsid w:val="0011012C"/>
    <w:pPr>
      <w:ind w:right="-510"/>
    </w:pPr>
  </w:style>
  <w:style w:type="paragraph" w:customStyle="1" w:styleId="shs1">
    <w:name w:val="shs1"/>
    <w:uiPriority w:val="99"/>
    <w:rsid w:val="0011012C"/>
    <w:pPr>
      <w:spacing w:after="0" w:line="240" w:lineRule="auto"/>
      <w:jc w:val="center"/>
    </w:pPr>
    <w:rPr>
      <w:rFonts w:ascii="Verdana" w:eastAsia="Times New Roman" w:hAnsi="Verdana" w:cs="Times New Roman"/>
      <w:noProof/>
      <w:sz w:val="14"/>
      <w:szCs w:val="20"/>
      <w:lang w:eastAsia="da-DK"/>
    </w:rPr>
  </w:style>
  <w:style w:type="paragraph" w:customStyle="1" w:styleId="shs1dok">
    <w:name w:val="shs1dok"/>
    <w:basedOn w:val="Normal"/>
    <w:uiPriority w:val="99"/>
    <w:rsid w:val="0011012C"/>
    <w:pPr>
      <w:tabs>
        <w:tab w:val="left" w:pos="1134"/>
        <w:tab w:val="left" w:pos="3119"/>
        <w:tab w:val="left" w:pos="4962"/>
        <w:tab w:val="left" w:pos="8647"/>
      </w:tabs>
      <w:spacing w:line="360" w:lineRule="auto"/>
      <w:jc w:val="left"/>
    </w:pPr>
    <w:rPr>
      <w:rFonts w:ascii="Verdana" w:eastAsia="Times New Roman" w:hAnsi="Verdana"/>
      <w:sz w:val="20"/>
      <w:szCs w:val="20"/>
      <w:lang w:eastAsia="da-DK"/>
    </w:rPr>
  </w:style>
  <w:style w:type="paragraph" w:customStyle="1" w:styleId="shs2">
    <w:name w:val="shs2"/>
    <w:uiPriority w:val="99"/>
    <w:rsid w:val="0011012C"/>
    <w:pPr>
      <w:spacing w:after="0" w:line="240" w:lineRule="auto"/>
      <w:jc w:val="center"/>
    </w:pPr>
    <w:rPr>
      <w:rFonts w:ascii="Times New Roman" w:eastAsia="Times New Roman" w:hAnsi="Times New Roman" w:cs="Times New Roman"/>
      <w:noProof/>
      <w:sz w:val="20"/>
      <w:szCs w:val="20"/>
      <w:lang w:eastAsia="da-DK"/>
    </w:rPr>
  </w:style>
  <w:style w:type="paragraph" w:customStyle="1" w:styleId="shs1kurdkb">
    <w:name w:val="shs1kur dkb"/>
    <w:basedOn w:val="Normal"/>
    <w:uiPriority w:val="99"/>
    <w:rsid w:val="0011012C"/>
    <w:pPr>
      <w:tabs>
        <w:tab w:val="center" w:pos="5529"/>
      </w:tabs>
      <w:ind w:left="3912" w:hanging="3912"/>
      <w:jc w:val="left"/>
    </w:pPr>
    <w:rPr>
      <w:rFonts w:ascii="Verdana" w:eastAsia="Times New Roman" w:hAnsi="Verdana"/>
      <w:b/>
      <w:sz w:val="20"/>
      <w:szCs w:val="20"/>
      <w:lang w:eastAsia="da-DK"/>
    </w:rPr>
  </w:style>
  <w:style w:type="paragraph" w:customStyle="1" w:styleId="Info">
    <w:name w:val="Info"/>
    <w:uiPriority w:val="99"/>
    <w:rsid w:val="0011012C"/>
    <w:pPr>
      <w:spacing w:before="52" w:after="0" w:line="240" w:lineRule="auto"/>
    </w:pPr>
    <w:rPr>
      <w:rFonts w:ascii="Frutiger Light" w:eastAsia="Times New Roman" w:hAnsi="Frutiger Light" w:cs="Times New Roman"/>
      <w:noProof/>
      <w:sz w:val="11"/>
      <w:szCs w:val="20"/>
      <w:lang w:eastAsia="da-DK"/>
    </w:rPr>
  </w:style>
  <w:style w:type="paragraph" w:customStyle="1" w:styleId="shs1kur">
    <w:name w:val="shs1kur"/>
    <w:basedOn w:val="Normal"/>
    <w:uiPriority w:val="99"/>
    <w:rsid w:val="0011012C"/>
    <w:pPr>
      <w:jc w:val="center"/>
    </w:pPr>
    <w:rPr>
      <w:rFonts w:ascii="Verdana" w:eastAsia="Times New Roman" w:hAnsi="Verdana"/>
      <w:b/>
      <w:sz w:val="20"/>
      <w:szCs w:val="20"/>
      <w:lang w:eastAsia="da-DK"/>
    </w:rPr>
  </w:style>
  <w:style w:type="paragraph" w:customStyle="1" w:styleId="DKBHoved">
    <w:name w:val="DKB Hoved"/>
    <w:basedOn w:val="DKBInfo"/>
    <w:link w:val="DKBHovedTegn"/>
    <w:uiPriority w:val="99"/>
    <w:qFormat/>
    <w:rsid w:val="0011012C"/>
  </w:style>
  <w:style w:type="paragraph" w:customStyle="1" w:styleId="DKBInfo">
    <w:name w:val="DKB Info"/>
    <w:link w:val="DKBInfoTegn"/>
    <w:uiPriority w:val="99"/>
    <w:qFormat/>
    <w:rsid w:val="0011012C"/>
    <w:pPr>
      <w:spacing w:after="0" w:line="300" w:lineRule="auto"/>
    </w:pPr>
    <w:rPr>
      <w:rFonts w:ascii="Frutiger Light" w:eastAsia="Times New Roman" w:hAnsi="Frutiger Light" w:cs="Times New Roman"/>
      <w:noProof/>
      <w:sz w:val="12"/>
      <w:szCs w:val="20"/>
      <w:lang w:eastAsia="da-DK"/>
    </w:rPr>
  </w:style>
  <w:style w:type="character" w:customStyle="1" w:styleId="DKBInfoTegn">
    <w:name w:val="DKB Info Tegn"/>
    <w:basedOn w:val="Standardskrifttypeiafsnit"/>
    <w:link w:val="DKBInfo"/>
    <w:uiPriority w:val="99"/>
    <w:rsid w:val="0011012C"/>
    <w:rPr>
      <w:rFonts w:ascii="Frutiger Light" w:eastAsia="Times New Roman" w:hAnsi="Frutiger Light" w:cs="Times New Roman"/>
      <w:noProof/>
      <w:sz w:val="12"/>
      <w:szCs w:val="20"/>
      <w:lang w:eastAsia="da-DK"/>
    </w:rPr>
  </w:style>
  <w:style w:type="character" w:customStyle="1" w:styleId="DKBHovedTegn">
    <w:name w:val="DKB Hoved Tegn"/>
    <w:basedOn w:val="DKBInfoTegn"/>
    <w:link w:val="DKBHoved"/>
    <w:uiPriority w:val="99"/>
    <w:rsid w:val="0011012C"/>
    <w:rPr>
      <w:rFonts w:ascii="Frutiger Light" w:eastAsia="Times New Roman" w:hAnsi="Frutiger Light" w:cs="Times New Roman"/>
      <w:noProof/>
      <w:sz w:val="12"/>
      <w:szCs w:val="20"/>
      <w:lang w:eastAsia="da-DK"/>
    </w:rPr>
  </w:style>
  <w:style w:type="paragraph" w:customStyle="1" w:styleId="DKBNormalindryk">
    <w:name w:val="DKB Normal indryk"/>
    <w:basedOn w:val="Normal"/>
    <w:link w:val="DKBNormalindrykTegn"/>
    <w:uiPriority w:val="99"/>
    <w:qFormat/>
    <w:rsid w:val="0011012C"/>
    <w:pPr>
      <w:spacing w:line="360" w:lineRule="auto"/>
      <w:ind w:left="851"/>
      <w:jc w:val="left"/>
    </w:pPr>
    <w:rPr>
      <w:rFonts w:ascii="Verdana" w:eastAsia="Times New Roman" w:hAnsi="Verdana"/>
      <w:szCs w:val="20"/>
      <w:lang w:eastAsia="da-DK"/>
    </w:rPr>
  </w:style>
  <w:style w:type="character" w:customStyle="1" w:styleId="DKBNormalindrykTegn">
    <w:name w:val="DKB Normal indryk Tegn"/>
    <w:basedOn w:val="Standardskrifttypeiafsnit"/>
    <w:link w:val="DKBNormalindryk"/>
    <w:uiPriority w:val="99"/>
    <w:rsid w:val="0011012C"/>
    <w:rPr>
      <w:rFonts w:ascii="Verdana" w:eastAsia="Times New Roman" w:hAnsi="Verdana" w:cs="Times New Roman"/>
      <w:sz w:val="19"/>
      <w:szCs w:val="20"/>
      <w:lang w:eastAsia="da-DK"/>
    </w:rPr>
  </w:style>
  <w:style w:type="paragraph" w:customStyle="1" w:styleId="DKBOpstilm1">
    <w:name w:val="DKB Opstil m 1"/>
    <w:basedOn w:val="DKBNormalindryk"/>
    <w:uiPriority w:val="99"/>
    <w:qFormat/>
    <w:rsid w:val="0011012C"/>
    <w:pPr>
      <w:spacing w:after="140"/>
      <w:ind w:left="720" w:hanging="360"/>
    </w:pPr>
  </w:style>
  <w:style w:type="paragraph" w:customStyle="1" w:styleId="DKBOpstilm1niveau4">
    <w:name w:val="DKB Opstil m 1 niveau 4"/>
    <w:basedOn w:val="DKBNormalindryk"/>
    <w:link w:val="DKBOpstilm1niveau4TegnTegn"/>
    <w:qFormat/>
    <w:rsid w:val="0011012C"/>
    <w:pPr>
      <w:numPr>
        <w:ilvl w:val="3"/>
        <w:numId w:val="1"/>
      </w:numPr>
      <w:spacing w:after="140"/>
      <w:outlineLvl w:val="3"/>
    </w:pPr>
  </w:style>
  <w:style w:type="character" w:customStyle="1" w:styleId="DKBOpstilm1niveau4TegnTegn">
    <w:name w:val="DKB Opstil m 1 niveau 4 Tegn Tegn"/>
    <w:basedOn w:val="DKBNormalindrykTegn"/>
    <w:link w:val="DKBOpstilm1niveau4"/>
    <w:rsid w:val="0011012C"/>
    <w:rPr>
      <w:rFonts w:ascii="Verdana" w:eastAsia="Times New Roman" w:hAnsi="Verdana" w:cs="Times New Roman"/>
      <w:sz w:val="19"/>
      <w:szCs w:val="20"/>
      <w:lang w:eastAsia="da-DK"/>
    </w:rPr>
  </w:style>
  <w:style w:type="paragraph" w:customStyle="1" w:styleId="DKBOpstilmat">
    <w:name w:val="DKB Opstil m at"/>
    <w:basedOn w:val="Normal"/>
    <w:uiPriority w:val="99"/>
    <w:qFormat/>
    <w:rsid w:val="0011012C"/>
    <w:pPr>
      <w:numPr>
        <w:numId w:val="2"/>
      </w:numPr>
      <w:spacing w:after="140" w:line="360" w:lineRule="auto"/>
      <w:jc w:val="left"/>
    </w:pPr>
    <w:rPr>
      <w:rFonts w:ascii="Verdana" w:eastAsia="Times New Roman" w:hAnsi="Verdana"/>
      <w:szCs w:val="20"/>
      <w:lang w:eastAsia="da-DK"/>
    </w:rPr>
  </w:style>
  <w:style w:type="paragraph" w:customStyle="1" w:styleId="DKBOpstilmbogstav">
    <w:name w:val="DKB Opstil m bogstav"/>
    <w:basedOn w:val="DKBNormalindryk"/>
    <w:uiPriority w:val="99"/>
    <w:qFormat/>
    <w:rsid w:val="0011012C"/>
    <w:pPr>
      <w:numPr>
        <w:numId w:val="3"/>
      </w:numPr>
      <w:tabs>
        <w:tab w:val="clear" w:pos="567"/>
        <w:tab w:val="num" w:pos="850"/>
      </w:tabs>
      <w:spacing w:after="140"/>
      <w:ind w:left="720" w:hanging="360"/>
    </w:pPr>
  </w:style>
  <w:style w:type="paragraph" w:customStyle="1" w:styleId="DKBOpstilmpind">
    <w:name w:val="DKB Opstil m pind"/>
    <w:basedOn w:val="Normal"/>
    <w:uiPriority w:val="99"/>
    <w:rsid w:val="0011012C"/>
    <w:pPr>
      <w:tabs>
        <w:tab w:val="left" w:pos="851"/>
      </w:tabs>
      <w:spacing w:after="140" w:line="360" w:lineRule="auto"/>
      <w:ind w:left="851" w:hanging="851"/>
      <w:jc w:val="left"/>
    </w:pPr>
    <w:rPr>
      <w:rFonts w:ascii="Verdana" w:eastAsia="Times New Roman" w:hAnsi="Verdana"/>
      <w:szCs w:val="20"/>
      <w:lang w:eastAsia="da-DK"/>
    </w:rPr>
  </w:style>
  <w:style w:type="paragraph" w:customStyle="1" w:styleId="DKBOverskrift1">
    <w:name w:val="DKB Overskrift 1"/>
    <w:basedOn w:val="Normal"/>
    <w:next w:val="Normal"/>
    <w:uiPriority w:val="99"/>
    <w:qFormat/>
    <w:rsid w:val="0011012C"/>
    <w:pPr>
      <w:keepNext/>
      <w:spacing w:before="480" w:after="480" w:line="360" w:lineRule="auto"/>
      <w:jc w:val="center"/>
    </w:pPr>
    <w:rPr>
      <w:rFonts w:ascii="Verdana" w:eastAsia="Times New Roman" w:hAnsi="Verdana"/>
      <w:b/>
      <w:caps/>
      <w:spacing w:val="120"/>
      <w:sz w:val="24"/>
      <w:szCs w:val="20"/>
      <w:lang w:val="en-GB" w:eastAsia="da-DK"/>
    </w:rPr>
  </w:style>
  <w:style w:type="paragraph" w:customStyle="1" w:styleId="DKBOverskrift2">
    <w:name w:val="DKB Overskrift 2"/>
    <w:basedOn w:val="Normal"/>
    <w:next w:val="Normal"/>
    <w:link w:val="DKBOverskrift2Tegn"/>
    <w:uiPriority w:val="99"/>
    <w:qFormat/>
    <w:rsid w:val="0011012C"/>
    <w:pPr>
      <w:keepNext/>
      <w:numPr>
        <w:ilvl w:val="2"/>
        <w:numId w:val="1"/>
      </w:numPr>
      <w:tabs>
        <w:tab w:val="clear" w:pos="851"/>
      </w:tabs>
      <w:spacing w:before="240" w:after="140" w:line="360" w:lineRule="auto"/>
      <w:ind w:left="0" w:firstLine="0"/>
      <w:jc w:val="left"/>
      <w:outlineLvl w:val="1"/>
    </w:pPr>
    <w:rPr>
      <w:rFonts w:ascii="Verdana" w:eastAsia="Times New Roman" w:hAnsi="Verdana"/>
      <w:b/>
      <w:caps/>
      <w:szCs w:val="20"/>
      <w:lang w:eastAsia="da-DK"/>
    </w:rPr>
  </w:style>
  <w:style w:type="character" w:customStyle="1" w:styleId="DKBOverskrift2Tegn">
    <w:name w:val="DKB Overskrift 2 Tegn"/>
    <w:basedOn w:val="Standardskrifttypeiafsnit"/>
    <w:link w:val="DKBOverskrift2"/>
    <w:uiPriority w:val="99"/>
    <w:rsid w:val="0011012C"/>
    <w:rPr>
      <w:rFonts w:ascii="Verdana" w:eastAsia="Times New Roman" w:hAnsi="Verdana" w:cs="Times New Roman"/>
      <w:b/>
      <w:caps/>
      <w:sz w:val="19"/>
      <w:szCs w:val="20"/>
      <w:lang w:eastAsia="da-DK"/>
    </w:rPr>
  </w:style>
  <w:style w:type="paragraph" w:customStyle="1" w:styleId="DKBOverskrift3">
    <w:name w:val="DKB Overskrift 3"/>
    <w:basedOn w:val="DKBNormalindryk"/>
    <w:next w:val="DKBOpstilm1niveau4"/>
    <w:link w:val="DKBOverskrift3TegnTegn"/>
    <w:qFormat/>
    <w:rsid w:val="0011012C"/>
    <w:pPr>
      <w:keepNext/>
      <w:spacing w:before="240" w:after="140"/>
      <w:ind w:left="2160" w:hanging="180"/>
      <w:outlineLvl w:val="2"/>
    </w:pPr>
    <w:rPr>
      <w:b/>
      <w:caps/>
    </w:rPr>
  </w:style>
  <w:style w:type="character" w:customStyle="1" w:styleId="DKBOverskrift3TegnTegn">
    <w:name w:val="DKB Overskrift 3 Tegn Tegn"/>
    <w:basedOn w:val="DKBNormalindrykTegn"/>
    <w:link w:val="DKBOverskrift3"/>
    <w:rsid w:val="0011012C"/>
    <w:rPr>
      <w:rFonts w:ascii="Verdana" w:eastAsia="Times New Roman" w:hAnsi="Verdana" w:cs="Times New Roman"/>
      <w:b/>
      <w:caps/>
      <w:sz w:val="19"/>
      <w:szCs w:val="20"/>
      <w:lang w:eastAsia="da-DK"/>
    </w:rPr>
  </w:style>
  <w:style w:type="paragraph" w:customStyle="1" w:styleId="DKBNyopstilling">
    <w:name w:val="DKB Ny opstilling"/>
    <w:basedOn w:val="Normal"/>
    <w:link w:val="DKBNyopstillingTegnTegn"/>
    <w:uiPriority w:val="99"/>
    <w:qFormat/>
    <w:rsid w:val="0011012C"/>
    <w:pPr>
      <w:spacing w:line="360" w:lineRule="auto"/>
      <w:ind w:left="720" w:hanging="360"/>
      <w:jc w:val="left"/>
    </w:pPr>
    <w:rPr>
      <w:rFonts w:ascii="Verdana" w:eastAsia="Times New Roman" w:hAnsi="Verdana"/>
      <w:szCs w:val="20"/>
      <w:lang w:eastAsia="da-DK"/>
    </w:rPr>
  </w:style>
  <w:style w:type="character" w:customStyle="1" w:styleId="DKBNyopstillingTegnTegn">
    <w:name w:val="DKB Ny opstilling Tegn Tegn"/>
    <w:basedOn w:val="Standardskrifttypeiafsnit"/>
    <w:link w:val="DKBNyopstilling"/>
    <w:uiPriority w:val="99"/>
    <w:rsid w:val="0011012C"/>
    <w:rPr>
      <w:rFonts w:ascii="Verdana" w:eastAsia="Times New Roman" w:hAnsi="Verdana" w:cs="Times New Roman"/>
      <w:sz w:val="19"/>
      <w:szCs w:val="20"/>
      <w:lang w:eastAsia="da-DK"/>
    </w:rPr>
  </w:style>
  <w:style w:type="character" w:customStyle="1" w:styleId="TypografiFed">
    <w:name w:val="Typografi Fed"/>
    <w:basedOn w:val="Standardskrifttypeiafsnit"/>
    <w:uiPriority w:val="99"/>
    <w:rsid w:val="0011012C"/>
    <w:rPr>
      <w:rFonts w:ascii="Verdana" w:hAnsi="Verdana"/>
      <w:b/>
      <w:bCs/>
      <w:sz w:val="18"/>
    </w:rPr>
  </w:style>
  <w:style w:type="paragraph" w:customStyle="1" w:styleId="TypografiDKBOverskrift1Hjre141cm">
    <w:name w:val="Typografi DKB Overskrift 1 + Højre:  141 cm"/>
    <w:basedOn w:val="DKBOverskrift1"/>
    <w:uiPriority w:val="99"/>
    <w:rsid w:val="0011012C"/>
    <w:pPr>
      <w:ind w:right="802"/>
    </w:pPr>
    <w:rPr>
      <w:bCs/>
    </w:rPr>
  </w:style>
  <w:style w:type="paragraph" w:customStyle="1" w:styleId="Fodnote">
    <w:name w:val="Fodnote"/>
    <w:basedOn w:val="Normal"/>
    <w:uiPriority w:val="99"/>
    <w:rsid w:val="0011012C"/>
    <w:pPr>
      <w:spacing w:line="360" w:lineRule="auto"/>
      <w:ind w:right="802"/>
      <w:jc w:val="left"/>
    </w:pPr>
    <w:rPr>
      <w:rFonts w:ascii="Verdana" w:eastAsia="Times New Roman" w:hAnsi="Verdana"/>
      <w:sz w:val="14"/>
      <w:szCs w:val="20"/>
      <w:lang w:eastAsia="da-DK"/>
    </w:rPr>
  </w:style>
  <w:style w:type="character" w:customStyle="1" w:styleId="FodnotetekstTegn1">
    <w:name w:val="Fodnotetekst Tegn1"/>
    <w:basedOn w:val="Standardskrifttypeiafsnit"/>
    <w:uiPriority w:val="99"/>
    <w:semiHidden/>
    <w:rsid w:val="0011012C"/>
    <w:rPr>
      <w:rFonts w:ascii="Trebuchet MS" w:hAnsi="Trebuchet MS"/>
      <w:sz w:val="20"/>
      <w:szCs w:val="20"/>
    </w:rPr>
  </w:style>
  <w:style w:type="paragraph" w:customStyle="1" w:styleId="TypografiDKBOverskrift2Venstre0cmFrstelinje0cmHjre">
    <w:name w:val="Typografi DKB Overskrift 2 + Venstre:  0 cm Første linje:  0 cm Højre..."/>
    <w:basedOn w:val="DKBOverskrift2"/>
    <w:next w:val="Normal"/>
    <w:rsid w:val="0011012C"/>
    <w:rPr>
      <w:bCs/>
    </w:rPr>
  </w:style>
  <w:style w:type="paragraph" w:customStyle="1" w:styleId="TypografiDKBHoved8pkt">
    <w:name w:val="Typografi DKB Hoved + 8 pkt"/>
    <w:basedOn w:val="DKBHoved"/>
    <w:link w:val="TypografiDKBHoved8pktTegn"/>
    <w:rsid w:val="0011012C"/>
    <w:pPr>
      <w:tabs>
        <w:tab w:val="left" w:pos="567"/>
        <w:tab w:val="left" w:pos="1134"/>
        <w:tab w:val="left" w:pos="1701"/>
        <w:tab w:val="left" w:pos="2268"/>
        <w:tab w:val="left" w:pos="2835"/>
      </w:tabs>
      <w:spacing w:line="240" w:lineRule="exact"/>
    </w:pPr>
    <w:rPr>
      <w:rFonts w:ascii="Verdana" w:hAnsi="Verdana"/>
      <w:sz w:val="16"/>
    </w:rPr>
  </w:style>
  <w:style w:type="character" w:customStyle="1" w:styleId="TypografiDKBHoved8pktTegn">
    <w:name w:val="Typografi DKB Hoved + 8 pkt Tegn"/>
    <w:basedOn w:val="DKBHovedTegn"/>
    <w:link w:val="TypografiDKBHoved8pkt"/>
    <w:rsid w:val="0011012C"/>
    <w:rPr>
      <w:rFonts w:ascii="Verdana" w:eastAsia="Times New Roman" w:hAnsi="Verdana" w:cs="Times New Roman"/>
      <w:noProof/>
      <w:sz w:val="16"/>
      <w:szCs w:val="20"/>
      <w:lang w:eastAsia="da-DK"/>
    </w:rPr>
  </w:style>
  <w:style w:type="paragraph" w:customStyle="1" w:styleId="OpstilmtalAltn">
    <w:name w:val="Opstil m. tal (Alt+n)"/>
    <w:basedOn w:val="Normal"/>
    <w:rsid w:val="0011012C"/>
    <w:pPr>
      <w:spacing w:after="140" w:line="360" w:lineRule="auto"/>
      <w:ind w:left="567" w:hanging="567"/>
      <w:jc w:val="left"/>
    </w:pPr>
    <w:rPr>
      <w:rFonts w:ascii="Verdana" w:eastAsia="Times New Roman" w:hAnsi="Verdana"/>
      <w:szCs w:val="20"/>
      <w:lang w:eastAsia="da-DK"/>
    </w:rPr>
  </w:style>
  <w:style w:type="paragraph" w:customStyle="1" w:styleId="Dokbund">
    <w:name w:val="Dok bund"/>
    <w:basedOn w:val="Normal"/>
    <w:qFormat/>
    <w:rsid w:val="00A25DCC"/>
    <w:pPr>
      <w:framePr w:hSpace="142" w:wrap="around" w:vAnchor="page" w:hAnchor="margin" w:y="15849"/>
    </w:pPr>
    <w:rPr>
      <w:noProof/>
      <w:sz w:val="14"/>
      <w:szCs w:val="14"/>
    </w:rPr>
  </w:style>
  <w:style w:type="paragraph" w:customStyle="1" w:styleId="Doktop">
    <w:name w:val="Dok top"/>
    <w:basedOn w:val="Normal"/>
    <w:qFormat/>
    <w:rsid w:val="00313B4B"/>
    <w:pPr>
      <w:framePr w:w="1701" w:h="680" w:wrap="around" w:vAnchor="page" w:hAnchor="margin" w:xAlign="right" w:y="681"/>
      <w:jc w:val="right"/>
    </w:pPr>
    <w:rPr>
      <w:bCs/>
      <w:sz w:val="14"/>
      <w:szCs w:val="22"/>
    </w:rPr>
  </w:style>
  <w:style w:type="paragraph" w:customStyle="1" w:styleId="Logo2020">
    <w:name w:val="Logo2020"/>
    <w:basedOn w:val="Normal"/>
    <w:qFormat/>
    <w:rsid w:val="00E504FE"/>
    <w:pPr>
      <w:framePr w:w="2529" w:wrap="around" w:vAnchor="page" w:hAnchor="margin" w:y="681"/>
    </w:pPr>
    <w:rPr>
      <w:sz w:val="18"/>
      <w:szCs w:val="22"/>
    </w:rPr>
  </w:style>
  <w:style w:type="table" w:customStyle="1" w:styleId="Tabel-Gitter10">
    <w:name w:val="Tabel - Gitter1"/>
    <w:basedOn w:val="Tabel-Normal"/>
    <w:next w:val="Tabel-Gitter"/>
    <w:uiPriority w:val="39"/>
    <w:rsid w:val="00943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typeiafsnit"/>
    <w:uiPriority w:val="99"/>
    <w:semiHidden/>
    <w:unhideWhenUsed/>
    <w:rsid w:val="001046FF"/>
    <w:rPr>
      <w:color w:val="605E5C"/>
      <w:shd w:val="clear" w:color="auto" w:fill="E1DFDD"/>
    </w:rPr>
  </w:style>
  <w:style w:type="character" w:customStyle="1" w:styleId="cf01">
    <w:name w:val="cf01"/>
    <w:basedOn w:val="Standardskrifttypeiafsnit"/>
    <w:rsid w:val="00095306"/>
    <w:rPr>
      <w:rFonts w:ascii="Segoe UI" w:hAnsi="Segoe UI" w:cs="Segoe UI" w:hint="default"/>
      <w:i/>
      <w:iCs/>
      <w:sz w:val="18"/>
      <w:szCs w:val="18"/>
    </w:rPr>
  </w:style>
  <w:style w:type="character" w:customStyle="1" w:styleId="cf11">
    <w:name w:val="cf11"/>
    <w:basedOn w:val="Standardskrifttypeiafsnit"/>
    <w:rsid w:val="00095306"/>
    <w:rPr>
      <w:rFonts w:ascii="Segoe UI" w:hAnsi="Segoe UI" w:cs="Segoe UI" w:hint="default"/>
      <w:b/>
      <w:bCs/>
      <w:i/>
      <w:iCs/>
      <w:sz w:val="18"/>
      <w:szCs w:val="18"/>
    </w:rPr>
  </w:style>
  <w:style w:type="paragraph" w:styleId="Korrektur">
    <w:name w:val="Revision"/>
    <w:hidden/>
    <w:uiPriority w:val="99"/>
    <w:semiHidden/>
    <w:rsid w:val="00253BF5"/>
    <w:pPr>
      <w:spacing w:after="0" w:line="240" w:lineRule="auto"/>
    </w:pPr>
    <w:rPr>
      <w:rFonts w:ascii="Trebuchet MS" w:eastAsia="Calibri" w:hAnsi="Trebuchet MS" w:cs="Times New Roman"/>
      <w:sz w:val="19"/>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93298">
      <w:bodyDiv w:val="1"/>
      <w:marLeft w:val="0"/>
      <w:marRight w:val="0"/>
      <w:marTop w:val="0"/>
      <w:marBottom w:val="0"/>
      <w:divBdr>
        <w:top w:val="none" w:sz="0" w:space="0" w:color="auto"/>
        <w:left w:val="none" w:sz="0" w:space="0" w:color="auto"/>
        <w:bottom w:val="none" w:sz="0" w:space="0" w:color="auto"/>
        <w:right w:val="none" w:sz="0" w:space="0" w:color="auto"/>
      </w:divBdr>
    </w:div>
    <w:div w:id="102649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UNIK\ADVOSYS\SKABELON\2000\2039_%20EF%20Vedt&#230;gter%20-%20normalvedt&#230;gt%20med%20s&#230;rbestemmelser.dotx"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2039_ EF Vedtægter - normalvedtægt med særbestemmelser</Template>
  <TotalTime>2024</TotalTime>
  <Pages>22</Pages>
  <Words>6972</Words>
  <Characters>42533</Characters>
  <Application>Microsoft Office Word</Application>
  <DocSecurity>0</DocSecurity>
  <Lines>354</Lines>
  <Paragraphs>98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Blom-Hansen - DAHL</dc:creator>
  <cp:keywords/>
  <dc:description/>
  <cp:lastModifiedBy>Anders Blom-Hansen - DAHL</cp:lastModifiedBy>
  <cp:revision>86</cp:revision>
  <cp:lastPrinted>2022-08-26T12:51:00Z</cp:lastPrinted>
  <dcterms:created xsi:type="dcterms:W3CDTF">2022-08-03T14:47:00Z</dcterms:created>
  <dcterms:modified xsi:type="dcterms:W3CDTF">2022-09-29T13:52:00Z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DocumentDate">
    <vt:lpwstr>44060</vt:lpwstr>
  </property>
  <property fmtid="{D5CDD505-2E9C-101B-9397-08002B2CF9AE}" pid="3" name="SD_DocumentLanguage">
    <vt:lpwstr>da-DK</vt:lpwstr>
  </property>
  <property fmtid="{D5CDD505-2E9C-101B-9397-08002B2CF9AE}" pid="4" name="SD_IntegrationInfoAdded">
    <vt:bool>true</vt:bool>
  </property>
  <property fmtid="{D5CDD505-2E9C-101B-9397-08002B2CF9AE}" pid="5" name="ContentRemapped">
    <vt:lpwstr>true</vt:lpwstr>
  </property>
  <property fmtid="{D5CDD505-2E9C-101B-9397-08002B2CF9AE}" pid="6" name="Stamnr1">
    <vt:lpwstr>10279144</vt:lpwstr>
  </property>
  <property fmtid="{D5CDD505-2E9C-101B-9397-08002B2CF9AE}" pid="7" name="EmailAdresse1">
    <vt:lpwstr/>
  </property>
  <property fmtid="{D5CDD505-2E9C-101B-9397-08002B2CF9AE}" pid="8" name="Kategori1">
    <vt:lpwstr>KLI</vt:lpwstr>
  </property>
  <property fmtid="{D5CDD505-2E9C-101B-9397-08002B2CF9AE}" pid="9" name="AntalMails">
    <vt:lpwstr>0</vt:lpwstr>
  </property>
  <property fmtid="{D5CDD505-2E9C-101B-9397-08002B2CF9AE}" pid="10" name="zzSprog">
    <vt:lpwstr>Dansk</vt:lpwstr>
  </property>
  <property fmtid="{D5CDD505-2E9C-101B-9397-08002B2CF9AE}" pid="11" name="GemNavn">
    <vt:lpwstr>F:\UNIK\ADVOSYS\DOKUMENT\ANK\639\181062\2039_2.DOCX</vt:lpwstr>
  </property>
  <property fmtid="{D5CDD505-2E9C-101B-9397-08002B2CF9AE}" pid="12" name="FlereParter">
    <vt:lpwstr>0</vt:lpwstr>
  </property>
  <property fmtid="{D5CDD505-2E9C-101B-9397-08002B2CF9AE}" pid="13" name="FaxMakNr">
    <vt:lpwstr/>
  </property>
</Properties>
</file>